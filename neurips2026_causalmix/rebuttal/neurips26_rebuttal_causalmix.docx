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60" w:before="0" w:lineRule="auto"/>
        <w:rPr/>
      </w:pPr>
      <w:r w:rsidDel="00000000" w:rsidR="00000000" w:rsidRPr="00000000">
        <w:rPr>
          <w:rFonts w:ascii="Arial" w:cs="Arial" w:eastAsia="Arial" w:hAnsi="Arial"/>
          <w:b w:val="0"/>
          <w:bCs w:val="0"/>
          <w:i w:val="0"/>
          <w:iCs w:val="0"/>
          <w:color w:val="000000"/>
          <w:sz w:val="52"/>
          <w:szCs w:val="52"/>
          <w:rtl w:val="0"/>
        </w:rPr>
        <w:t xml:space="preserve">Reviews for “CausalMix: Defining and Benchmarking Hybrid Causal Discovery”</w:t>
      </w:r>
      <w:r w:rsidDel="00000000" w:rsidR="00000000" w:rsidRPr="00000000">
        <w:rPr>
          <w:rtl w:val="0"/>
        </w:rPr>
      </w:r>
    </w:p>
    <w:p w:rsidR="00000000" w:rsidDel="00000000" w:rsidP="00000000" w:rsidRDefault="00000000" w:rsidRPr="00000000" w14:paraId="00000002">
      <w:pPr>
        <w:pStyle w:val="Heading1"/>
        <w:keepNext w:val="1"/>
        <w:rPr/>
      </w:pPr>
      <w:r w:rsidDel="00000000" w:rsidR="00000000" w:rsidRPr="00000000">
        <w:rPr>
          <w:rtl w:val="0"/>
        </w:rPr>
        <w:t xml:space="preserve">Meta Review by Area Chair Kf9w</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w:cs="Arial" w:eastAsia="Arial" w:hAnsi="Arial"/>
          <w:b w:val="0"/>
          <w:bCs w:val="0"/>
          <w:i w:val="0"/>
          <w:iCs w:val="0"/>
          <w:color w:val="000000"/>
          <w:sz w:val="22"/>
          <w:szCs w:val="22"/>
          <w:rtl w:val="0"/>
        </w:rPr>
        <w:t xml:space="preserve">Scientific Contribution. CausalMix formalizes hybrid causal analysis, in which models receive both semantic information about variables and numerical observations or interventions. The controlled evaluation distinguishes between "names-only," "data-only," and combined scenarios to determine whether LLM performance relies on semantic prior knowledge or the actual use of numerical evidence. Experiments suggest that LLMs reconstruct substantial graph structures from variable names, whereas numerical data offer only limited and format-dependent benefits. The paper also presents a preliminary, verifier-based fine-tuning approach.</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b w:val="0"/>
          <w:bCs w:val="0"/>
          <w:i w:val="0"/>
          <w:iCs w:val="0"/>
          <w:color w:val="000000"/>
          <w:sz w:val="22"/>
          <w:szCs w:val="22"/>
          <w:rtl w:val="0"/>
        </w:rPr>
        <w:t xml:space="preserve">Strengths. The controlled attribution model addresses a key methodological issue in LLM-based causal analysis: high graph reconstruction scores do not necessarily prove that a model utilized the provided data. Comparing scenarios involving purely semantic information, hybrid data, and classical data is useful and potentially widely applicable. Comparisons with classical causal analysis algorithms and a generally transparent discussion of limitations represent further strengths.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b w:val="0"/>
          <w:bCs w:val="0"/>
          <w:i w:val="0"/>
          <w:iCs w:val="0"/>
          <w:color w:val="000000"/>
          <w:sz w:val="22"/>
          <w:szCs w:val="22"/>
          <w:rtl w:val="0"/>
        </w:rPr>
        <w:t xml:space="preserve">Main Criticisms. The primary criticism is that the key conclusions rely largely on four small, widely known graphs containing 5–11 nodes. These graph structures and variable names may already be present in the model's pre-training data; consequently, the strong results observed in the "names-only" scenarios may stem partly from rote memorization. Thus, the findings do not demonstrate that the observed behavior generalizes to larger, less common, or newly generated causal structures.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b w:val="0"/>
          <w:bCs w:val="0"/>
          <w:i w:val="0"/>
          <w:iCs w:val="0"/>
          <w:color w:val="000000"/>
          <w:sz w:val="22"/>
          <w:szCs w:val="22"/>
          <w:rtl w:val="0"/>
        </w:rPr>
        <w:t xml:space="preserve">Furthermore, the fine-tuning experiment lacks sufficient validity: the training and evaluation phases utilize overlapping graph families, meaning that improvements could result from memorizing structures, output formats, or the verifier's preferences rather than from an improved integration of semantic and numerical evidence. A graph-disjoint evaluation is required.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b w:val="0"/>
          <w:bCs w:val="0"/>
          <w:i w:val="0"/>
          <w:iCs w:val="0"/>
          <w:color w:val="000000"/>
          <w:sz w:val="22"/>
          <w:szCs w:val="22"/>
          <w:rtl w:val="0"/>
        </w:rPr>
        <w:t xml:space="preserve">After all, many experimental cells contain only a few realizations, and some of the reported differences are small. More robust uncertainty estimates and repeated runs are necessary before these effects can be interpreted as robust. Furthermore, model coverage is lower than expected for a benchmark-based claim, and some key concepts and methodological details require clearer definition.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heading=h.g08em1hqsqjw" w:id="0"/>
      <w:bookmarkEnd w:id="0"/>
      <w:r w:rsidDel="00000000" w:rsidR="00000000" w:rsidRPr="00000000">
        <w:rPr>
          <w:rtl w:val="0"/>
        </w:rPr>
        <w:t xml:space="preserve">Official Review by Reviewer svky25 </w:t>
      </w:r>
    </w:p>
    <w:sdt>
      <w:sdtPr>
        <w:id w:val="-1278023847"/>
        <w:tag w:val="goog_rdk_0"/>
      </w:sdtPr>
      <w:sdtContent>
        <w:p w:rsidR="00000000" w:rsidDel="00000000" w:rsidP="00000000" w:rsidRDefault="00000000" w:rsidRPr="00000000" w14:paraId="0000000E">
          <w:pPr>
            <w:pStyle w:val="Heading2"/>
            <w:keepNext w:val="1"/>
            <w:rPr/>
          </w:pPr>
          <w:r w:rsidDel="00000000" w:rsidR="00000000" w:rsidRPr="00000000">
            <w:rPr>
              <w:rtl w:val="0"/>
            </w:rPr>
            <w:t xml:space="preserve">Summary</w:t>
          </w:r>
        </w:p>
      </w:sdtContent>
    </w:sdt>
    <w:p w:rsidR="00000000" w:rsidDel="00000000" w:rsidP="00000000" w:rsidRDefault="00000000" w:rsidRPr="00000000" w14:paraId="0000000F">
      <w:pPr>
        <w:rPr/>
      </w:pPr>
      <w:r w:rsidDel="00000000" w:rsidR="00000000" w:rsidRPr="00000000">
        <w:rPr>
          <w:rFonts w:ascii="Arial" w:cs="Arial" w:eastAsia="Arial" w:hAnsi="Arial"/>
          <w:b w:val="0"/>
          <w:bCs w:val="0"/>
          <w:i w:val="0"/>
          <w:iCs w:val="0"/>
          <w:color w:val="000000"/>
          <w:sz w:val="22"/>
          <w:szCs w:val="22"/>
          <w:rtl w:val="0"/>
        </w:rPr>
        <w:t xml:space="preserve">The paper studies hybrid causal discovery methods (LLM + statistical methods) in three aspects: (1) formally define a hybrid causal discovery method; (2) introduce an evaluation frame that checks the effectiveness of LLM and statistical-based components separately; (3) fine-tune an LLM to complete causal discovery tasks. Additionally, the work introduces a simulator to generate benchmarks for hybrid causal discovery method evaluation. The work evaluates hybrid methods based on several LLM models and several statistical-based causal discovery methods by their evaluation frame, concluding that pure LLM-based methods perform well on several small datasets, while statistical-based methods are stronger for larger-scale tasks. They also show that task-driven fine-tuning can significantly improve the performance of LLM-based methods.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dt>
      <w:sdtPr>
        <w:id w:val="187611382"/>
        <w:tag w:val="goog_rdk_1"/>
      </w:sdtPr>
      <w:sdtContent>
        <w:p w:rsidR="00000000" w:rsidDel="00000000" w:rsidP="00000000" w:rsidRDefault="00000000" w:rsidRPr="00000000" w14:paraId="00000011">
          <w:pPr>
            <w:pStyle w:val="Heading2"/>
            <w:keepNext w:val="1"/>
            <w:rPr/>
          </w:pPr>
          <w:r w:rsidDel="00000000" w:rsidR="00000000" w:rsidRPr="00000000">
            <w:rPr>
              <w:rtl w:val="0"/>
            </w:rPr>
            <w:t xml:space="preserve">Strengths</w:t>
          </w:r>
        </w:p>
      </w:sdtContent>
    </w:sdt>
    <w:p w:rsidR="00000000" w:rsidDel="00000000" w:rsidP="00000000" w:rsidRDefault="00000000" w:rsidRPr="00000000" w14:paraId="00000012">
      <w:pPr>
        <w:rPr/>
      </w:pPr>
      <w:r w:rsidDel="00000000" w:rsidR="00000000" w:rsidRPr="00000000">
        <w:rPr>
          <w:rFonts w:ascii="Arial" w:cs="Arial" w:eastAsia="Arial" w:hAnsi="Arial"/>
          <w:b w:val="0"/>
          <w:bCs w:val="0"/>
          <w:i w:val="0"/>
          <w:iCs w:val="0"/>
          <w:color w:val="000000"/>
          <w:sz w:val="22"/>
          <w:szCs w:val="22"/>
          <w:rtl w:val="0"/>
        </w:rPr>
        <w:t xml:space="preserve">The paper formalises a frame for the hybrid causal discovery methods to evaluate the performances of the statistical-based component and the semantic-based component separately. Such an evaluation process would be helpful to improve the hybrid causal discovery methods.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1"/>
        <w:rPr/>
      </w:pPr>
      <w:r w:rsidDel="00000000" w:rsidR="00000000" w:rsidRPr="00000000">
        <w:rPr>
          <w:rtl w:val="0"/>
        </w:rPr>
        <w:t xml:space="preserve">Weaknesses</w:t>
      </w:r>
    </w:p>
    <w:p w:rsidR="00000000" w:rsidDel="00000000" w:rsidP="00000000" w:rsidRDefault="00000000" w:rsidRPr="00000000" w14:paraId="00000015">
      <w:pPr>
        <w:rPr/>
      </w:pPr>
      <w:r w:rsidDel="00000000" w:rsidR="00000000" w:rsidRPr="00000000">
        <w:rPr>
          <w:rFonts w:ascii="Arial" w:cs="Arial" w:eastAsia="Arial" w:hAnsi="Arial"/>
          <w:b w:val="0"/>
          <w:bCs w:val="0"/>
          <w:i w:val="0"/>
          <w:iCs w:val="0"/>
          <w:color w:val="000000"/>
          <w:sz w:val="22"/>
          <w:szCs w:val="22"/>
          <w:rtl w:val="0"/>
        </w:rPr>
        <w:t xml:space="preserve">The paper’s novelty is limited. It may try to shape the evaluation frame as a standard for hybrid methods’ evaluation, however, many of the components have been used in existing works. The hybrid method’s definition is also obvious. Fine-tuning LLMs to handle causal discovery tasks also exists in previous works.</w:t>
      </w: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w:cs="Arial" w:eastAsia="Arial" w:hAnsi="Arial"/>
          <w:b w:val="0"/>
          <w:bCs w:val="0"/>
          <w:i w:val="0"/>
          <w:iCs w:val="0"/>
          <w:color w:val="000000"/>
          <w:sz w:val="22"/>
          <w:szCs w:val="22"/>
          <w:rtl w:val="0"/>
        </w:rPr>
        <w:t xml:space="preserve">The presentation needs improvement. I could not clearly understand every detail of the method, e.g., many terms do not have an explanation. To name a few: “semantic cue”, “matched attribution problem”. I believe the authors need to significantly revise the methodology to explicitly describe the components instead of only provide intuition with such vague terms.</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w:cs="Arial" w:eastAsia="Arial" w:hAnsi="Arial"/>
          <w:b w:val="0"/>
          <w:bCs w:val="0"/>
          <w:i w:val="0"/>
          <w:iCs w:val="0"/>
          <w:color w:val="000000"/>
          <w:sz w:val="22"/>
          <w:szCs w:val="22"/>
          <w:rtl w:val="0"/>
        </w:rPr>
        <w:t xml:space="preserve">Another concern is the paper’s unfair attitude towards the semantic component (e.g., Lines 104-112). My understanding is that the authors tend to believe that the numerical data is the gold standard for causal discovery, but the semantic evidences are not that reliable. However, in practice, a numerical dataset also suffers from bias, and in contrast, semantic evidence may help debias the result. For instance, LLMs provide suggestions based on a vast domain research training dataset, potentially more reliable than a single dataset.</w:t>
      </w: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w:cs="Arial" w:eastAsia="Arial" w:hAnsi="Arial"/>
          <w:b w:val="0"/>
          <w:bCs w:val="0"/>
          <w:i w:val="0"/>
          <w:iCs w:val="0"/>
          <w:color w:val="000000"/>
          <w:sz w:val="22"/>
          <w:szCs w:val="22"/>
          <w:rtl w:val="0"/>
        </w:rPr>
        <w:t xml:space="preserve">The authors use several toy datasets, especially, the Asia, Earthquake, and Cancer. These datasets may be out of date, and moreover, some of them contain semi-synthetic data, hence not suitable for evaluating LLM-based methods. The paper also shows that a simple strategy to use pure LLM-based methods can achieve good performances. This may be because of LLMs’ memory of the corresponding datasets.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b w:val="1"/>
          <w:bCs w:val="1"/>
          <w:i w:val="0"/>
          <w:iCs w:val="0"/>
          <w:color w:val="000000"/>
          <w:sz w:val="22"/>
          <w:szCs w:val="22"/>
          <w:rtl w:val="0"/>
        </w:rPr>
        <w:t xml:space="preserve">Ethical Concerns:</w:t>
      </w:r>
      <w:r w:rsidDel="00000000" w:rsidR="00000000" w:rsidRPr="00000000">
        <w:rPr>
          <w:rFonts w:ascii="Arial" w:cs="Arial" w:eastAsia="Arial" w:hAnsi="Arial"/>
          <w:b w:val="0"/>
          <w:bCs w:val="0"/>
          <w:i w:val="0"/>
          <w:iCs w:val="0"/>
          <w:color w:val="000000"/>
          <w:sz w:val="22"/>
          <w:szCs w:val="22"/>
          <w:rtl w:val="0"/>
        </w:rPr>
        <w:t xml:space="preserve"> No or very minor ethics concerns only</w:t>
      </w: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w:cs="Arial" w:eastAsia="Arial" w:hAnsi="Arial"/>
          <w:b w:val="1"/>
          <w:bCs w:val="1"/>
          <w:i w:val="0"/>
          <w:iCs w:val="0"/>
          <w:color w:val="000000"/>
          <w:sz w:val="22"/>
          <w:szCs w:val="22"/>
          <w:rtl w:val="0"/>
        </w:rPr>
        <w:t xml:space="preserve">Reproducibility:</w:t>
      </w:r>
      <w:r w:rsidDel="00000000" w:rsidR="00000000" w:rsidRPr="00000000">
        <w:rPr>
          <w:rFonts w:ascii="Arial" w:cs="Arial" w:eastAsia="Arial" w:hAnsi="Arial"/>
          <w:b w:val="0"/>
          <w:bCs w:val="0"/>
          <w:i w:val="0"/>
          <w:iCs w:val="0"/>
          <w:color w:val="000000"/>
          <w:sz w:val="22"/>
          <w:szCs w:val="22"/>
          <w:rtl w:val="0"/>
        </w:rPr>
        <w:t xml:space="preserve"> Yes</w:t>
      </w: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b w:val="1"/>
          <w:bCs w:val="1"/>
          <w:i w:val="0"/>
          <w:iCs w:val="0"/>
          <w:color w:val="000000"/>
          <w:sz w:val="22"/>
          <w:szCs w:val="22"/>
          <w:rtl w:val="0"/>
        </w:rPr>
        <w:t xml:space="preserve">Dataset Assessment:</w:t>
      </w:r>
      <w:r w:rsidDel="00000000" w:rsidR="00000000" w:rsidRPr="00000000">
        <w:rPr>
          <w:rFonts w:ascii="Arial" w:cs="Arial" w:eastAsia="Arial" w:hAnsi="Arial"/>
          <w:b w:val="0"/>
          <w:bCs w:val="0"/>
          <w:i w:val="0"/>
          <w:iCs w:val="0"/>
          <w:color w:val="000000"/>
          <w:sz w:val="22"/>
          <w:szCs w:val="22"/>
          <w:rtl w:val="0"/>
        </w:rPr>
        <w:t xml:space="preserve"> NA - no dataset included</w:t>
      </w:r>
      <w:r w:rsidDel="00000000" w:rsidR="00000000" w:rsidRPr="00000000">
        <w:rPr>
          <w:rtl w:val="0"/>
        </w:rPr>
      </w:r>
    </w:p>
    <w:p w:rsidR="00000000" w:rsidDel="00000000" w:rsidP="00000000" w:rsidRDefault="00000000" w:rsidRPr="00000000" w14:paraId="0000001C">
      <w:pPr>
        <w:pStyle w:val="Heading2"/>
        <w:keepNext w:val="1"/>
        <w:rPr/>
      </w:pPr>
      <w:r w:rsidDel="00000000" w:rsidR="00000000" w:rsidRPr="00000000">
        <w:rPr>
          <w:rtl w:val="0"/>
        </w:rPr>
        <w:t xml:space="preserve">Limitations</w:t>
      </w:r>
    </w:p>
    <w:p w:rsidR="00000000" w:rsidDel="00000000" w:rsidP="00000000" w:rsidRDefault="00000000" w:rsidRPr="00000000" w14:paraId="0000001D">
      <w:pPr>
        <w:rPr/>
      </w:pPr>
      <w:r w:rsidDel="00000000" w:rsidR="00000000" w:rsidRPr="00000000">
        <w:rPr>
          <w:rFonts w:ascii="Arial" w:cs="Arial" w:eastAsia="Arial" w:hAnsi="Arial"/>
          <w:b w:val="0"/>
          <w:bCs w:val="0"/>
          <w:i w:val="0"/>
          <w:iCs w:val="0"/>
          <w:color w:val="000000"/>
          <w:sz w:val="22"/>
          <w:szCs w:val="22"/>
          <w:rtl w:val="0"/>
        </w:rPr>
        <w:t xml:space="preserve">I would recommend that the authors add experiments on the latest benchmarks to test the performances.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1"/>
        <w:rPr/>
      </w:pPr>
      <w:r w:rsidDel="00000000" w:rsidR="00000000" w:rsidRPr="00000000">
        <w:rPr>
          <w:rtl w:val="0"/>
        </w:rPr>
        <w:t xml:space="preserve">Questions</w:t>
      </w:r>
    </w:p>
    <w:p w:rsidR="00000000" w:rsidDel="00000000" w:rsidP="00000000" w:rsidRDefault="00000000" w:rsidRPr="00000000" w14:paraId="00000020">
      <w:pPr>
        <w:rPr/>
      </w:pPr>
      <w:r w:rsidDel="00000000" w:rsidR="00000000" w:rsidRPr="00000000">
        <w:rPr>
          <w:rFonts w:ascii="Arial" w:cs="Arial" w:eastAsia="Arial" w:hAnsi="Arial"/>
          <w:b w:val="0"/>
          <w:bCs w:val="0"/>
          <w:i w:val="0"/>
          <w:iCs w:val="0"/>
          <w:color w:val="000000"/>
          <w:sz w:val="22"/>
          <w:szCs w:val="22"/>
          <w:rtl w:val="0"/>
        </w:rPr>
        <w:t xml:space="preserve">See the weakness section.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b w:val="1"/>
          <w:bCs w:val="1"/>
          <w:i w:val="0"/>
          <w:iCs w:val="0"/>
          <w:color w:val="000000"/>
          <w:sz w:val="22"/>
          <w:szCs w:val="22"/>
          <w:rtl w:val="0"/>
        </w:rPr>
        <w:t xml:space="preserve">Rating:</w:t>
      </w:r>
      <w:r w:rsidDel="00000000" w:rsidR="00000000" w:rsidRPr="00000000">
        <w:rPr>
          <w:rFonts w:ascii="Arial" w:cs="Arial" w:eastAsia="Arial" w:hAnsi="Arial"/>
          <w:b w:val="0"/>
          <w:bCs w:val="0"/>
          <w:i w:val="0"/>
          <w:iCs w:val="0"/>
          <w:color w:val="000000"/>
          <w:sz w:val="22"/>
          <w:szCs w:val="22"/>
          <w:rtl w:val="0"/>
        </w:rPr>
        <w:t xml:space="preserve"> 2: Reject: For instance, a paper with technical flaws, weak evaluation, inadequate reproducibility and incompletely addressed ethical considerations.</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b w:val="1"/>
          <w:bCs w:val="1"/>
          <w:i w:val="0"/>
          <w:iCs w:val="0"/>
          <w:color w:val="000000"/>
          <w:sz w:val="22"/>
          <w:szCs w:val="22"/>
          <w:rtl w:val="0"/>
        </w:rPr>
        <w:t xml:space="preserve">Confidence:</w:t>
      </w:r>
      <w:r w:rsidDel="00000000" w:rsidR="00000000" w:rsidRPr="00000000">
        <w:rPr>
          <w:rFonts w:ascii="Arial" w:cs="Arial" w:eastAsia="Arial" w:hAnsi="Arial"/>
          <w:b w:val="0"/>
          <w:bCs w:val="0"/>
          <w:i w:val="0"/>
          <w:iCs w:val="0"/>
          <w:color w:val="000000"/>
          <w:sz w:val="22"/>
          <w:szCs w:val="22"/>
          <w:rtl w:val="0"/>
        </w:rPr>
        <w:t xml:space="preserve"> 4: You are confident in your assessment, but not absolutely certain. It is unlikely, but not impossible, that you did not understand some parts of the submission or that you are unfamiliar with some pieces of related work.</w:t>
      </w:r>
      <w:r w:rsidDel="00000000" w:rsidR="00000000" w:rsidRPr="00000000">
        <w:rPr>
          <w:rtl w:val="0"/>
        </w:rPr>
      </w:r>
    </w:p>
    <w:sdt>
      <w:sdtPr>
        <w:id w:val="-481987734"/>
        <w:tag w:val="goog_rdk_2"/>
      </w:sdtPr>
      <w:sdtContent>
        <w:p w:rsidR="00000000" w:rsidDel="00000000" w:rsidP="00000000" w:rsidRDefault="00000000" w:rsidRPr="00000000" w14:paraId="00000024">
          <w:pPr>
            <w:pStyle w:val="Heading2"/>
            <w:keepNext w:val="1"/>
            <w:rPr/>
          </w:pPr>
          <w:r w:rsidDel="00000000" w:rsidR="00000000" w:rsidRPr="00000000">
            <w:rPr>
              <w:rtl w:val="0"/>
            </w:rPr>
            <w:t xml:space="preserve">Paper Formatting Concerns</w:t>
          </w:r>
        </w:p>
      </w:sdtContent>
    </w:sdt>
    <w:p w:rsidR="00000000" w:rsidDel="00000000" w:rsidP="00000000" w:rsidRDefault="00000000" w:rsidRPr="00000000" w14:paraId="00000025">
      <w:pPr>
        <w:rPr/>
      </w:pPr>
      <w:r w:rsidDel="00000000" w:rsidR="00000000" w:rsidRPr="00000000">
        <w:rPr>
          <w:rFonts w:ascii="Arial" w:cs="Arial" w:eastAsia="Arial" w:hAnsi="Arial"/>
          <w:b w:val="0"/>
          <w:bCs w:val="0"/>
          <w:i w:val="0"/>
          <w:iCs w:val="0"/>
          <w:color w:val="000000"/>
          <w:sz w:val="22"/>
          <w:szCs w:val="22"/>
          <w:rtl w:val="0"/>
        </w:rPr>
        <w:t xml:space="preserve">No concern.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color w:val="073763"/>
        </w:rPr>
      </w:pPr>
      <w:bookmarkStart w:colFirst="0" w:colLast="0" w:name="_heading=h.ycsc68u4r046" w:id="1"/>
      <w:bookmarkEnd w:id="1"/>
      <w:r w:rsidDel="00000000" w:rsidR="00000000" w:rsidRPr="00000000">
        <w:rPr>
          <w:color w:val="1c4587"/>
          <w:rtl w:val="0"/>
        </w:rPr>
        <w:t xml:space="preserve">Rebuttal to Reviewer svky</w:t>
      </w:r>
      <w:r w:rsidDel="00000000" w:rsidR="00000000" w:rsidRPr="00000000">
        <w:rPr>
          <w:color w:val="073763"/>
          <w:rtl w:val="0"/>
        </w:rPr>
        <w:t xml:space="preserve">Thank you for recognizing the value of separately evaluating semantic and statistical evidence. We will clarify the paper’s contribution, terminology, and scope.</w:t>
      </w:r>
    </w:p>
    <w:p w:rsidR="00000000" w:rsidDel="00000000" w:rsidP="00000000" w:rsidRDefault="00000000" w:rsidRPr="00000000" w14:paraId="00000028">
      <w:pPr>
        <w:spacing w:after="240" w:before="240" w:lineRule="auto"/>
        <w:rPr>
          <w:color w:val="073763"/>
        </w:rPr>
      </w:pPr>
      <w:r w:rsidDel="00000000" w:rsidR="00000000" w:rsidRPr="00000000">
        <w:rPr>
          <w:rtl w:val="0"/>
        </w:rPr>
      </w:r>
    </w:p>
    <w:p w:rsidR="00000000" w:rsidDel="00000000" w:rsidP="00000000" w:rsidRDefault="00000000" w:rsidRPr="00000000" w14:paraId="00000029">
      <w:pPr>
        <w:spacing w:after="240" w:before="240" w:lineRule="auto"/>
        <w:rPr>
          <w:color w:val="073763"/>
        </w:rPr>
      </w:pPr>
      <w:r w:rsidDel="00000000" w:rsidR="00000000" w:rsidRPr="00000000">
        <w:rPr>
          <w:color w:val="073763"/>
          <w:rtl w:val="0"/>
        </w:rPr>
        <w:t xml:space="preserve">### W1 — Novelty</w:t>
      </w:r>
    </w:p>
    <w:p w:rsidR="00000000" w:rsidDel="00000000" w:rsidP="00000000" w:rsidRDefault="00000000" w:rsidRPr="00000000" w14:paraId="0000002A">
      <w:pPr>
        <w:spacing w:after="240" w:before="240" w:lineRule="auto"/>
        <w:rPr>
          <w:color w:val="073763"/>
        </w:rPr>
      </w:pPr>
      <w:sdt>
        <w:sdtPr>
          <w:id w:val="798045825"/>
          <w:tag w:val="goog_rdk_4"/>
        </w:sdtPr>
        <w:sdtContent>
          <w:ins w:author="Hari Sundaram" w:id="0" w:date="2026-07-27T15:00:27Z">
            <w:r w:rsidDel="00000000" w:rsidR="00000000" w:rsidRPr="00000000">
              <w:rPr>
                <w:color w:val="073763"/>
                <w:rtl w:val="0"/>
              </w:rPr>
              <w:t xml:space="preserve">**</w:t>
            </w:r>
          </w:ins>
        </w:sdtContent>
      </w:sdt>
      <w:r w:rsidDel="00000000" w:rsidR="00000000" w:rsidRPr="00000000">
        <w:rPr>
          <w:color w:val="073763"/>
          <w:rtl w:val="0"/>
        </w:rPr>
        <w:t xml:space="preserve">CausalMix is an evaluation and dataset contribution, not a new causal-discovery algorithm</w:t>
      </w:r>
      <w:sdt>
        <w:sdtPr>
          <w:id w:val="1375440209"/>
          <w:tag w:val="goog_rdk_5"/>
        </w:sdtPr>
        <w:sdtContent>
          <w:ins w:author="Hari Sundaram" w:id="1" w:date="2026-07-27T15:00:31Z"/>
          <w:sdt>
            <w:sdtPr>
              <w:id w:val="1157546858"/>
              <w:tag w:val="goog_rdk_6"/>
            </w:sdtPr>
            <w:sdtContent>
              <w:commentRangeStart w:id="0"/>
            </w:sdtContent>
          </w:sdt>
          <w:ins w:author="Hari Sundaram" w:id="1" w:date="2026-07-27T15:00:31Z">
            <w:r w:rsidDel="00000000" w:rsidR="00000000" w:rsidRPr="00000000">
              <w:rPr>
                <w:color w:val="073763"/>
                <w:rtl w:val="0"/>
              </w:rPr>
              <w:t xml:space="preserve">**</w:t>
            </w:r>
          </w:ins>
        </w:sdtContent>
      </w:sdt>
      <w:commentRangeEnd w:id="0"/>
      <w:r w:rsidDel="00000000" w:rsidR="00000000" w:rsidRPr="00000000">
        <w:commentReference w:id="0"/>
      </w:r>
      <w:r w:rsidDel="00000000" w:rsidR="00000000" w:rsidRPr="00000000">
        <w:rPr>
          <w:color w:val="073763"/>
          <w:rtl w:val="0"/>
        </w:rPr>
        <w:t xml:space="preserve">. We do not claim novelty for supervised fine-tuning (SFT), replacing variable names with neutral labels, prompting with names but no numerical data, representation comparisons, or classical baselines individually. Our contribution is a matched attribution protocol: it changes variable names, numerical evidence, or representation one at a time while holding the remaining factors fixed. This identifies whether performance comes from names, data, representation, or their interaction—information that aggregate graph scores cannot provide. CausalMix supplies the datasets, simulator, prompt builders, classical baselines, and shared scoring needed to make these comparisons reproducible. We will center this contribution in the paper and present post-training as a case study of the benchmark, not as a new training method.</w:t>
      </w:r>
    </w:p>
    <w:p w:rsidR="00000000" w:rsidDel="00000000" w:rsidP="00000000" w:rsidRDefault="00000000" w:rsidRPr="00000000" w14:paraId="0000002B">
      <w:pPr>
        <w:spacing w:after="240" w:before="240" w:lineRule="auto"/>
        <w:rPr>
          <w:color w:val="073763"/>
        </w:rPr>
      </w:pPr>
      <w:r w:rsidDel="00000000" w:rsidR="00000000" w:rsidRPr="00000000">
        <w:rPr>
          <w:rtl w:val="0"/>
        </w:rPr>
      </w:r>
    </w:p>
    <w:p w:rsidR="00000000" w:rsidDel="00000000" w:rsidP="00000000" w:rsidRDefault="00000000" w:rsidRPr="00000000" w14:paraId="0000002C">
      <w:pPr>
        <w:spacing w:after="240" w:before="240" w:lineRule="auto"/>
        <w:rPr>
          <w:color w:val="073763"/>
        </w:rPr>
      </w:pPr>
      <w:r w:rsidDel="00000000" w:rsidR="00000000" w:rsidRPr="00000000">
        <w:rPr>
          <w:color w:val="073763"/>
          <w:rtl w:val="0"/>
        </w:rPr>
        <w:t xml:space="preserve">### W2 — Presentation and terminology</w:t>
      </w:r>
    </w:p>
    <w:p w:rsidR="00000000" w:rsidDel="00000000" w:rsidP="00000000" w:rsidRDefault="00000000" w:rsidRPr="00000000" w14:paraId="0000002D">
      <w:pPr>
        <w:spacing w:after="240" w:before="240" w:lineRule="auto"/>
        <w:rPr>
          <w:color w:val="073763"/>
        </w:rPr>
      </w:pPr>
      <w:r w:rsidDel="00000000" w:rsidR="00000000" w:rsidRPr="00000000">
        <w:rPr>
          <w:color w:val="073763"/>
          <w:rtl w:val="0"/>
        </w:rPr>
        <w:t xml:space="preserve">- A **semantic cue** is text associated with a variable, principally its original name and description. Anonymization replaces it with a neutral label such as `X1`.</w:t>
      </w:r>
    </w:p>
    <w:p w:rsidR="00000000" w:rsidDel="00000000" w:rsidP="00000000" w:rsidRDefault="00000000" w:rsidRPr="00000000" w14:paraId="0000002E">
      <w:pPr>
        <w:spacing w:after="240" w:before="240" w:lineRule="auto"/>
        <w:rPr>
          <w:color w:val="073763"/>
        </w:rPr>
      </w:pPr>
      <w:r w:rsidDel="00000000" w:rsidR="00000000" w:rsidRPr="00000000">
        <w:rPr>
          <w:color w:val="073763"/>
          <w:rtl w:val="0"/>
        </w:rPr>
        <w:t xml:space="preserve">- A **matched attribution test** changes one factor—names, numerical evidence, or representation—while fixing the graph, data realization and seed, observation/intervention budget, variable order, model settings, required input/output format, and scoring.</w:t>
      </w:r>
    </w:p>
    <w:p w:rsidR="00000000" w:rsidDel="00000000" w:rsidP="00000000" w:rsidRDefault="00000000" w:rsidRPr="00000000" w14:paraId="0000002F">
      <w:pPr>
        <w:spacing w:after="240" w:before="240" w:lineRule="auto"/>
        <w:rPr>
          <w:color w:val="073763"/>
        </w:rPr>
      </w:pPr>
      <w:r w:rsidDel="00000000" w:rsidR="00000000" w:rsidRPr="00000000">
        <w:rPr>
          <w:color w:val="073763"/>
          <w:rtl w:val="0"/>
        </w:rPr>
        <w:t xml:space="preserve">For example, a real-name/anonymized Sachs pair contains identical samples and differs only in labels such as Raf and Mek. Data/no-data pairs isolate responsiveness to numerical evidence; summary/tabular pairs compare statistical summaries with row-wise samples. We use **name-mediated support** to mean performance enabled by variable names, whether it comes from exact benchmark recall or broader knowledge about the named variables. Anonymization cannot distinguish those two sources.</w:t>
      </w:r>
    </w:p>
    <w:p w:rsidR="00000000" w:rsidDel="00000000" w:rsidP="00000000" w:rsidRDefault="00000000" w:rsidRPr="00000000" w14:paraId="00000030">
      <w:pPr>
        <w:spacing w:after="240" w:before="240" w:lineRule="auto"/>
        <w:rPr>
          <w:color w:val="073763"/>
        </w:rPr>
      </w:pPr>
      <w:sdt>
        <w:sdtPr>
          <w:id w:val="-1873372551"/>
          <w:tag w:val="goog_rdk_8"/>
        </w:sdtPr>
        <w:sdtContent>
          <w:ins w:author="Han Zhao" w:id="2" w:date="2026-07-27T00:17:56Z"/>
          <w:sdt>
            <w:sdtPr>
              <w:id w:val="-1328058920"/>
              <w:tag w:val="goog_rdk_9"/>
            </w:sdtPr>
            <w:sdtContent>
              <w:commentRangeStart w:id="1"/>
            </w:sdtContent>
          </w:sdt>
          <w:ins w:author="Han Zhao" w:id="2" w:date="2026-07-27T00:17:56Z">
            <w:r w:rsidDel="00000000" w:rsidR="00000000" w:rsidRPr="00000000">
              <w:rPr>
                <w:color w:val="073763"/>
                <w:rtl w:val="0"/>
              </w:rPr>
              <w:t xml:space="preserve">[Han]: at the end of this response, let’s acknowledge that we will further clarify these definitions in the next version of the paper.</w:t>
            </w:r>
          </w:ins>
        </w:sdtContent>
      </w:sdt>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1">
      <w:pPr>
        <w:spacing w:after="240" w:before="240" w:lineRule="auto"/>
        <w:rPr>
          <w:color w:val="073763"/>
        </w:rPr>
      </w:pPr>
      <w:r w:rsidDel="00000000" w:rsidR="00000000" w:rsidRPr="00000000">
        <w:rPr>
          <w:color w:val="073763"/>
          <w:rtl w:val="0"/>
        </w:rPr>
        <w:t xml:space="preserve">### W3 — Treatment of semantic and numerical evidence</w:t>
      </w:r>
    </w:p>
    <w:p w:rsidR="00000000" w:rsidDel="00000000" w:rsidP="00000000" w:rsidRDefault="00000000" w:rsidRPr="00000000" w14:paraId="00000032">
      <w:pPr>
        <w:spacing w:after="240" w:before="240" w:lineRule="auto"/>
        <w:rPr>
          <w:color w:val="073763"/>
        </w:rPr>
      </w:pPr>
      <w:r w:rsidDel="00000000" w:rsidR="00000000" w:rsidRPr="00000000">
        <w:rPr>
          <w:rtl w:val="0"/>
        </w:rPr>
      </w:r>
    </w:p>
    <w:p w:rsidR="00000000" w:rsidDel="00000000" w:rsidP="00000000" w:rsidRDefault="00000000" w:rsidRPr="00000000" w14:paraId="00000033">
      <w:pPr>
        <w:spacing w:after="240" w:before="240" w:lineRule="auto"/>
        <w:rPr>
          <w:color w:val="073763"/>
        </w:rPr>
      </w:pPr>
      <w:r w:rsidDel="00000000" w:rsidR="00000000" w:rsidRPr="00000000">
        <w:rPr>
          <w:color w:val="073763"/>
          <w:rtl w:val="0"/>
        </w:rPr>
        <w:t xml:space="preserve">Our wording may have </w:t>
      </w:r>
      <w:sdt>
        <w:sdtPr>
          <w:id w:val="550060124"/>
          <w:tag w:val="goog_rdk_10"/>
        </w:sdtPr>
        <w:sdtContent>
          <w:ins w:author="Hari Sundaram" w:id="3" w:date="2026-07-27T14:58:55Z"/>
          <w:sdt>
            <w:sdtPr>
              <w:id w:val="-85869900"/>
              <w:tag w:val="goog_rdk_11"/>
            </w:sdtPr>
            <w:sdtContent>
              <w:ins w:author="Hari Sundaram" w:id="3" w:date="2026-07-27T14:58:55Z">
                <w:r w:rsidDel="00000000" w:rsidR="00000000" w:rsidRPr="00000000">
                  <w:rPr>
                    <w:color w:val="073763"/>
                    <w:rtl w:val="0"/>
                    <w:rPrChange w:author="Hari Sundaram" w:id="4" w:date="2026-07-27T14:58:55Z">
                      <w:rPr>
                        <w:color w:val="073763"/>
                      </w:rPr>
                    </w:rPrChange>
                  </w:rPr>
                  <w:t xml:space="preserve">unintentionally</w:t>
                </w:r>
              </w:ins>
            </w:sdtContent>
          </w:sdt>
          <w:ins w:author="Hari Sundaram" w:id="3" w:date="2026-07-27T14:58:55Z">
            <w:r w:rsidDel="00000000" w:rsidR="00000000" w:rsidRPr="00000000">
              <w:rPr>
                <w:color w:val="073763"/>
                <w:rtl w:val="0"/>
              </w:rPr>
              <w:t xml:space="preserve"> </w:t>
            </w:r>
          </w:ins>
        </w:sdtContent>
      </w:sdt>
      <w:r w:rsidDel="00000000" w:rsidR="00000000" w:rsidRPr="00000000">
        <w:rPr>
          <w:color w:val="073763"/>
          <w:rtl w:val="0"/>
        </w:rPr>
        <w:t xml:space="preserve">implied an </w:t>
      </w:r>
      <w:sdt>
        <w:sdtPr>
          <w:id w:val="1381221185"/>
          <w:tag w:val="goog_rdk_12"/>
        </w:sdtPr>
        <w:sdtContent>
          <w:del w:author="Hari Sundaram" w:id="5" w:date="2026-07-27T14:59:05Z">
            <w:r w:rsidDel="00000000" w:rsidR="00000000" w:rsidRPr="00000000">
              <w:rPr>
                <w:color w:val="073763"/>
                <w:rtl w:val="0"/>
              </w:rPr>
              <w:delText xml:space="preserve">unintended </w:delText>
            </w:r>
          </w:del>
        </w:sdtContent>
      </w:sdt>
      <w:r w:rsidDel="00000000" w:rsidR="00000000" w:rsidRPr="00000000">
        <w:rPr>
          <w:color w:val="073763"/>
          <w:rtl w:val="0"/>
        </w:rPr>
        <w:t xml:space="preserve">hierarchy</w:t>
      </w:r>
      <w:sdt>
        <w:sdtPr>
          <w:id w:val="-1707196409"/>
          <w:tag w:val="goog_rdk_13"/>
        </w:sdtPr>
        <w:sdtContent>
          <w:ins w:author="Hari Sundaram" w:id="6" w:date="2026-07-27T14:59:08Z">
            <w:r w:rsidDel="00000000" w:rsidR="00000000" w:rsidRPr="00000000">
              <w:rPr>
                <w:color w:val="073763"/>
                <w:rtl w:val="0"/>
              </w:rPr>
              <w:t xml:space="preserve"> between label semantics and data</w:t>
            </w:r>
          </w:ins>
        </w:sdtContent>
      </w:sdt>
      <w:r w:rsidDel="00000000" w:rsidR="00000000" w:rsidRPr="00000000">
        <w:rPr>
          <w:color w:val="073763"/>
          <w:rtl w:val="0"/>
        </w:rPr>
        <w:t xml:space="preserve">. </w:t>
      </w:r>
      <w:sdt>
        <w:sdtPr>
          <w:id w:val="762217770"/>
          <w:tag w:val="goog_rdk_14"/>
        </w:sdtPr>
        <w:sdtContent>
          <w:ins w:author="Hari Sundaram" w:id="7" w:date="2026-07-27T14:58:10Z">
            <w:r w:rsidDel="00000000" w:rsidR="00000000" w:rsidRPr="00000000">
              <w:rPr>
                <w:color w:val="073763"/>
                <w:rtl w:val="0"/>
              </w:rPr>
              <w:t xml:space="preserve">We shall revise the text </w:t>
            </w:r>
          </w:ins>
          <w:sdt>
            <w:sdtPr>
              <w:id w:val="-2145320455"/>
              <w:tag w:val="goog_rdk_15"/>
            </w:sdtPr>
            <w:sdtContent>
              <w:ins w:author="Hari Sundaram" w:id="7" w:date="2026-07-27T14:58:10Z">
                <w:r w:rsidDel="00000000" w:rsidR="00000000" w:rsidRPr="00000000">
                  <w:rPr>
                    <w:color w:val="073763"/>
                    <w:rtl w:val="0"/>
                    <w:rPrChange w:author="Hari Sundaram" w:id="8" w:date="2026-07-27T14:58:10Z">
                      <w:rPr>
                        <w:color w:val="073763"/>
                      </w:rPr>
                    </w:rPrChange>
                  </w:rPr>
                  <w:t xml:space="preserve">appropriately</w:t>
                </w:r>
              </w:ins>
            </w:sdtContent>
          </w:sdt>
          <w:ins w:author="Hari Sundaram" w:id="7" w:date="2026-07-27T14:58:10Z">
            <w:r w:rsidDel="00000000" w:rsidR="00000000" w:rsidRPr="00000000">
              <w:rPr>
                <w:color w:val="073763"/>
                <w:rtl w:val="0"/>
              </w:rPr>
              <w:t xml:space="preserve"> to address this unintended </w:t>
            </w:r>
            <w:sdt>
              <w:sdtPr>
                <w:id w:val="123559983"/>
                <w:tag w:val="goog_rdk_16"/>
              </w:sdtPr>
              <w:sdtContent>
                <w:r w:rsidDel="00000000" w:rsidR="00000000" w:rsidRPr="00000000">
                  <w:rPr>
                    <w:color w:val="073763"/>
                    <w:rtl w:val="0"/>
                    <w:rPrChange w:author="Hari Sundaram" w:id="8" w:date="2026-07-27T14:58:10Z">
                      <w:rPr>
                        <w:color w:val="073763"/>
                      </w:rPr>
                    </w:rPrChange>
                  </w:rPr>
                  <w:t xml:space="preserve">hierarchy</w:t>
                </w:r>
              </w:sdtContent>
            </w:sdt>
            <w:r w:rsidDel="00000000" w:rsidR="00000000" w:rsidRPr="00000000">
              <w:rPr>
                <w:color w:val="073763"/>
                <w:rtl w:val="0"/>
              </w:rPr>
              <w:t xml:space="preserve">. </w:t>
            </w:r>
          </w:ins>
        </w:sdtContent>
      </w:sdt>
      <w:r w:rsidDel="00000000" w:rsidR="00000000" w:rsidRPr="00000000">
        <w:rPr>
          <w:color w:val="073763"/>
          <w:rtl w:val="0"/>
        </w:rPr>
        <w:t xml:space="preserve">Semantic knowledge may encode expertise or misleading associations; numerical evidence depends on causal, sampling, and measurement assumptions. CausalMix measures both sources and does not treat data-only methods as gold standards. In controlled cells, all methods are scored against the known generating directed acyclic graph (DAG); the classical causal-discovery methods PC, GES, and ENCO are baselines under their assumptions. We will revise the relevant language.</w:t>
      </w:r>
    </w:p>
    <w:p w:rsidR="00000000" w:rsidDel="00000000" w:rsidP="00000000" w:rsidRDefault="00000000" w:rsidRPr="00000000" w14:paraId="00000034">
      <w:pPr>
        <w:spacing w:after="240" w:before="240" w:lineRule="auto"/>
        <w:rPr>
          <w:color w:val="073763"/>
        </w:rPr>
      </w:pPr>
      <w:r w:rsidDel="00000000" w:rsidR="00000000" w:rsidRPr="00000000">
        <w:rPr>
          <w:rtl w:val="0"/>
        </w:rPr>
      </w:r>
    </w:p>
    <w:p w:rsidR="00000000" w:rsidDel="00000000" w:rsidP="00000000" w:rsidRDefault="00000000" w:rsidRPr="00000000" w14:paraId="00000035">
      <w:pPr>
        <w:spacing w:after="240" w:before="240" w:lineRule="auto"/>
        <w:rPr>
          <w:color w:val="073763"/>
        </w:rPr>
      </w:pPr>
      <w:r w:rsidDel="00000000" w:rsidR="00000000" w:rsidRPr="00000000">
        <w:rPr>
          <w:color w:val="073763"/>
          <w:rtl w:val="0"/>
        </w:rPr>
        <w:t xml:space="preserve">### W4 — Dataset familiarity, age, and scale</w:t>
      </w:r>
    </w:p>
    <w:p w:rsidR="00000000" w:rsidDel="00000000" w:rsidP="00000000" w:rsidRDefault="00000000" w:rsidRPr="00000000" w14:paraId="00000036">
      <w:pPr>
        <w:spacing w:after="240" w:before="240" w:lineRule="auto"/>
        <w:rPr>
          <w:color w:val="073763"/>
        </w:rPr>
      </w:pPr>
      <w:r w:rsidDel="00000000" w:rsidR="00000000" w:rsidRPr="00000000">
        <w:rPr>
          <w:rtl w:val="0"/>
        </w:rPr>
      </w:r>
    </w:p>
    <w:p w:rsidR="00000000" w:rsidDel="00000000" w:rsidP="00000000" w:rsidRDefault="00000000" w:rsidRPr="00000000" w14:paraId="00000037">
      <w:pPr>
        <w:spacing w:after="240" w:before="240" w:lineRule="auto"/>
        <w:rPr>
          <w:color w:val="073763"/>
        </w:rPr>
      </w:pPr>
      <w:r w:rsidDel="00000000" w:rsidR="00000000" w:rsidRPr="00000000">
        <w:rPr>
          <w:color w:val="073763"/>
          <w:rtl w:val="0"/>
        </w:rPr>
        <w:t xml:space="preserve">The familiarity of Asia, Earthquake, Cancer, and Sachs increases the risk of pretraining recall. Their known DAGs and simulators nevertheless enable exact control over observational samples, intervention targets, samples per intervention, and seeds, allowing real-name and anonymized conditions to use identical data and budgets. We group both exact graph recall and general knowledge about named variables as **name-mediated support**, rather than data-driven causal discovery.</w:t>
      </w:r>
    </w:p>
    <w:p w:rsidR="00000000" w:rsidDel="00000000" w:rsidP="00000000" w:rsidRDefault="00000000" w:rsidRPr="00000000" w14:paraId="00000038">
      <w:pPr>
        <w:spacing w:after="240" w:before="240" w:lineRule="auto"/>
        <w:rPr>
          <w:color w:val="073763"/>
        </w:rPr>
      </w:pPr>
      <w:sdt>
        <w:sdtPr>
          <w:id w:val="542894207"/>
          <w:tag w:val="goog_rdk_17"/>
        </w:sdtPr>
        <w:sdtContent>
          <w:commentRangeStart w:id="2"/>
        </w:sdtContent>
      </w:sdt>
      <w:r w:rsidDel="00000000" w:rsidR="00000000" w:rsidRPr="00000000">
        <w:rPr>
          <w:rtl w:val="0"/>
        </w:rPr>
      </w:r>
    </w:p>
    <w:p w:rsidR="00000000" w:rsidDel="00000000" w:rsidP="00000000" w:rsidRDefault="00000000" w:rsidRPr="00000000" w14:paraId="00000039">
      <w:pPr>
        <w:spacing w:after="240" w:before="240" w:lineRule="auto"/>
        <w:rPr>
          <w:color w:val="073763"/>
        </w:rPr>
      </w:pPr>
      <w:commentRangeEnd w:id="2"/>
      <w:r w:rsidDel="00000000" w:rsidR="00000000" w:rsidRPr="00000000">
        <w:commentReference w:id="2"/>
      </w:r>
      <w:r w:rsidDel="00000000" w:rsidR="00000000" w:rsidRPr="00000000">
        <w:rPr>
          <w:color w:val="073763"/>
          <w:rtl w:val="0"/>
        </w:rPr>
        <w:t xml:space="preserve">For the added evaluations, `Base` denotes Qwen3-4B-Thinking-2507 before our fine-tuning. **Format SFT** trains the model to produce structured responses containing gold graph targets; **reasoning SFT** then continues supervised training with gold answers, concise rationales, and teacher-generated rationales. We evaluated the model after both SFT phases on 20 paired realizations—independent data draws shared across label conditions—per comparison. The table reports data-present results after format SFT + reasoning SFT. **Validity** is the percentage of outputs that can be parsed as acyclic graphs; directed-edge **F1** measures recovery of the true directed edges, with invalid outputs assigned F1=0. Child and Alarm are established 20- and 37-node graphs; Chain-25 is a directed chain; and Jungle-25 is a denser hierarchical DAG with connections spanning up to two levels.</w:t>
      </w:r>
    </w:p>
    <w:p w:rsidR="00000000" w:rsidDel="00000000" w:rsidP="00000000" w:rsidRDefault="00000000" w:rsidRPr="00000000" w14:paraId="0000003A">
      <w:pPr>
        <w:spacing w:after="240" w:before="240" w:lineRule="auto"/>
        <w:rPr>
          <w:color w:val="073763"/>
        </w:rPr>
      </w:pPr>
      <w:r w:rsidDel="00000000" w:rsidR="00000000" w:rsidRPr="00000000">
        <w:rPr>
          <w:rtl w:val="0"/>
        </w:rPr>
      </w:r>
    </w:p>
    <w:p w:rsidR="00000000" w:rsidDel="00000000" w:rsidP="00000000" w:rsidRDefault="00000000" w:rsidRPr="00000000" w14:paraId="0000003B">
      <w:pPr>
        <w:spacing w:after="240" w:before="240" w:lineRule="auto"/>
        <w:rPr>
          <w:color w:val="073763"/>
        </w:rPr>
      </w:pPr>
      <w:r w:rsidDel="00000000" w:rsidR="00000000" w:rsidRPr="00000000">
        <w:rPr>
          <w:color w:val="073763"/>
          <w:rtl w:val="0"/>
        </w:rPr>
        <w:t xml:space="preserve">| Graph | Original labels: validity / F1 | Anonymous labels: validity / F1 |</w:t>
      </w:r>
    </w:p>
    <w:p w:rsidR="00000000" w:rsidDel="00000000" w:rsidP="00000000" w:rsidRDefault="00000000" w:rsidRPr="00000000" w14:paraId="0000003C">
      <w:pPr>
        <w:spacing w:after="240" w:before="240" w:lineRule="auto"/>
        <w:rPr>
          <w:color w:val="073763"/>
        </w:rPr>
      </w:pPr>
      <w:r w:rsidDel="00000000" w:rsidR="00000000" w:rsidRPr="00000000">
        <w:rPr>
          <w:color w:val="073763"/>
          <w:rtl w:val="0"/>
        </w:rPr>
        <w:t xml:space="preserve">|---|---:|---:|</w:t>
      </w:r>
    </w:p>
    <w:p w:rsidR="00000000" w:rsidDel="00000000" w:rsidP="00000000" w:rsidRDefault="00000000" w:rsidRPr="00000000" w14:paraId="0000003D">
      <w:pPr>
        <w:spacing w:after="240" w:before="240" w:lineRule="auto"/>
        <w:rPr>
          <w:color w:val="073763"/>
        </w:rPr>
      </w:pPr>
      <w:r w:rsidDel="00000000" w:rsidR="00000000" w:rsidRPr="00000000">
        <w:rPr>
          <w:color w:val="073763"/>
          <w:rtl w:val="0"/>
        </w:rPr>
        <w:t xml:space="preserve">| Child (20) | 100% / 0.070 | 100% / 0.104 |</w:t>
      </w:r>
    </w:p>
    <w:p w:rsidR="00000000" w:rsidDel="00000000" w:rsidP="00000000" w:rsidRDefault="00000000" w:rsidRPr="00000000" w14:paraId="0000003E">
      <w:pPr>
        <w:spacing w:after="240" w:before="240" w:lineRule="auto"/>
        <w:rPr>
          <w:color w:val="073763"/>
        </w:rPr>
      </w:pPr>
      <w:r w:rsidDel="00000000" w:rsidR="00000000" w:rsidRPr="00000000">
        <w:rPr>
          <w:color w:val="073763"/>
          <w:rtl w:val="0"/>
        </w:rPr>
        <w:t xml:space="preserve">| Chain-25 | 90% / 0.049 | 100% / 0.069 |</w:t>
      </w:r>
    </w:p>
    <w:p w:rsidR="00000000" w:rsidDel="00000000" w:rsidP="00000000" w:rsidRDefault="00000000" w:rsidRPr="00000000" w14:paraId="0000003F">
      <w:pPr>
        <w:spacing w:after="240" w:before="240" w:lineRule="auto"/>
        <w:rPr>
          <w:color w:val="073763"/>
        </w:rPr>
      </w:pPr>
      <w:r w:rsidDel="00000000" w:rsidR="00000000" w:rsidRPr="00000000">
        <w:rPr>
          <w:color w:val="073763"/>
          <w:rtl w:val="0"/>
        </w:rPr>
        <w:t xml:space="preserve">| Jungle-25 | 95% / 0.044 | 100% / 0.095 |</w:t>
      </w:r>
    </w:p>
    <w:p w:rsidR="00000000" w:rsidDel="00000000" w:rsidP="00000000" w:rsidRDefault="00000000" w:rsidRPr="00000000" w14:paraId="00000040">
      <w:pPr>
        <w:spacing w:after="240" w:before="240" w:lineRule="auto"/>
        <w:rPr>
          <w:color w:val="073763"/>
        </w:rPr>
      </w:pPr>
      <w:r w:rsidDel="00000000" w:rsidR="00000000" w:rsidRPr="00000000">
        <w:rPr>
          <w:color w:val="073763"/>
          <w:rtl w:val="0"/>
        </w:rPr>
        <w:t xml:space="preserve">| Alarm (37) | 60% / 0.022 | 90% / 0.031 |</w:t>
      </w:r>
    </w:p>
    <w:p w:rsidR="00000000" w:rsidDel="00000000" w:rsidP="00000000" w:rsidRDefault="00000000" w:rsidRPr="00000000" w14:paraId="00000041">
      <w:pPr>
        <w:spacing w:after="240" w:before="240" w:lineRule="auto"/>
        <w:rPr>
          <w:color w:val="073763"/>
        </w:rPr>
      </w:pPr>
      <w:r w:rsidDel="00000000" w:rsidR="00000000" w:rsidRPr="00000000">
        <w:rPr>
          <w:rtl w:val="0"/>
        </w:rPr>
      </w:r>
    </w:p>
    <w:p w:rsidR="00000000" w:rsidDel="00000000" w:rsidP="00000000" w:rsidRDefault="00000000" w:rsidRPr="00000000" w14:paraId="00000042">
      <w:pPr>
        <w:spacing w:after="240" w:before="240" w:lineRule="auto"/>
        <w:rPr>
          <w:color w:val="073763"/>
        </w:rPr>
      </w:pPr>
      <w:r w:rsidDel="00000000" w:rsidR="00000000" w:rsidRPr="00000000">
        <w:rPr>
          <w:color w:val="073763"/>
          <w:rtl w:val="0"/>
        </w:rPr>
        <w:t xml:space="preserve">Self-loops, truncations, and malformed outputs remain invalid and receive F1=0. Recovery remains weak on all four graphs. Chain-25 and Jungle-25 are synthetic categorical graphs with neutral variable labels. We also created five Child variants that retain the original names and each variable's in- and out-degree while replacing 12–16 of the graph's 25 edges and preserving acyclicity. Because data come from the rewired graphs, these tests place familiar names in conflict with numerical evidence. These controls test unfamiliar structures and name–data conflict, but cannot rule out all pretraining effects or replace evaluation in a new scientific domain. We therefore limit our conclusions accordingly. The released runner supports adding further graphs and simulators under the same controls.</w:t>
      </w:r>
    </w:p>
    <w:p w:rsidR="00000000" w:rsidDel="00000000" w:rsidP="00000000" w:rsidRDefault="00000000" w:rsidRPr="00000000" w14:paraId="00000043">
      <w:pPr>
        <w:spacing w:after="240" w:before="240" w:lineRule="auto"/>
        <w:rPr>
          <w:color w:val="073763"/>
        </w:rPr>
      </w:pPr>
      <w:r w:rsidDel="00000000" w:rsidR="00000000" w:rsidRPr="00000000">
        <w:rPr>
          <w:rtl w:val="0"/>
        </w:rPr>
      </w:r>
    </w:p>
    <w:p w:rsidR="00000000" w:rsidDel="00000000" w:rsidP="00000000" w:rsidRDefault="00000000" w:rsidRPr="00000000" w14:paraId="00000044">
      <w:pPr>
        <w:spacing w:after="240" w:before="240" w:lineRule="auto"/>
        <w:rPr>
          <w:color w:val="073763"/>
        </w:rPr>
      </w:pPr>
      <w:r w:rsidDel="00000000" w:rsidR="00000000" w:rsidRPr="00000000">
        <w:rPr>
          <w:color w:val="073763"/>
          <w:rtl w:val="0"/>
        </w:rPr>
        <w:t xml:space="preserve">Thank you again for the thoughtful feedback. We will use these suggestions to clarify CausalMix’s contribution, terminology, treatment of semantic and numerical evidence, and empirical scope in the revision.</w:t>
      </w:r>
    </w:p>
    <w:p w:rsidR="00000000" w:rsidDel="00000000" w:rsidP="00000000" w:rsidRDefault="00000000" w:rsidRPr="00000000" w14:paraId="00000045">
      <w:pPr>
        <w:spacing w:after="240" w:before="240" w:lineRule="auto"/>
        <w:rPr>
          <w:color w:val="073763"/>
        </w:rPr>
      </w:pPr>
      <w:r w:rsidDel="00000000" w:rsidR="00000000" w:rsidRPr="00000000">
        <w:rPr>
          <w:rtl w:val="0"/>
        </w:rPr>
      </w:r>
    </w:p>
    <w:p w:rsidR="00000000" w:rsidDel="00000000" w:rsidP="00000000" w:rsidRDefault="00000000" w:rsidRPr="00000000" w14:paraId="00000046">
      <w:pPr>
        <w:spacing w:after="240" w:before="240" w:lineRule="auto"/>
        <w:rPr>
          <w:color w:val="073763"/>
        </w:rPr>
      </w:pPr>
      <w:r w:rsidDel="00000000" w:rsidR="00000000" w:rsidRPr="00000000">
        <w:rPr>
          <w:color w:val="073763"/>
          <w:rtl w:val="0"/>
        </w:rPr>
        <w:t xml:space="preserve">&lt;!-- COPY END: svky --&gt;</w:t>
      </w:r>
    </w:p>
    <w:p w:rsidR="00000000" w:rsidDel="00000000" w:rsidP="00000000" w:rsidRDefault="00000000" w:rsidRPr="00000000" w14:paraId="00000047">
      <w:pPr>
        <w:spacing w:after="240" w:before="240" w:lineRule="auto"/>
        <w:rPr>
          <w:color w:val="073763"/>
        </w:rPr>
      </w:pPr>
      <w:r w:rsidDel="00000000" w:rsidR="00000000" w:rsidRPr="00000000">
        <w:rPr>
          <w:rtl w:val="0"/>
        </w:rPr>
      </w:r>
    </w:p>
    <w:p w:rsidR="00000000" w:rsidDel="00000000" w:rsidP="00000000" w:rsidRDefault="00000000" w:rsidRPr="00000000" w14:paraId="00000048">
      <w:pPr>
        <w:spacing w:after="240" w:before="240" w:lineRule="auto"/>
        <w:rPr>
          <w:color w:val="073763"/>
        </w:rPr>
      </w:pPr>
      <w:r w:rsidDel="00000000" w:rsidR="00000000" w:rsidRPr="00000000">
        <w:rPr>
          <w:color w:val="073763"/>
          <w:rtl w:val="0"/>
        </w:rPr>
        <w:t xml:space="preserve">---</w:t>
      </w:r>
    </w:p>
    <w:p w:rsidR="00000000" w:rsidDel="00000000" w:rsidP="00000000" w:rsidRDefault="00000000" w:rsidRPr="00000000" w14:paraId="00000049">
      <w:pPr>
        <w:spacing w:after="240" w:before="240" w:lineRule="auto"/>
        <w:rPr>
          <w:color w:val="073763"/>
        </w:rPr>
      </w:pPr>
      <w:r w:rsidDel="00000000" w:rsidR="00000000" w:rsidRPr="00000000">
        <w:rPr>
          <w:rtl w:val="0"/>
        </w:rPr>
      </w:r>
    </w:p>
    <w:p w:rsidR="00000000" w:rsidDel="00000000" w:rsidP="00000000" w:rsidRDefault="00000000" w:rsidRPr="00000000" w14:paraId="0000004A">
      <w:pPr>
        <w:spacing w:after="240" w:before="240" w:lineRule="auto"/>
        <w:rPr>
          <w:color w:val="073763"/>
        </w:rPr>
      </w:pPr>
      <w:r w:rsidDel="00000000" w:rsidR="00000000" w:rsidRPr="00000000">
        <w:rPr>
          <w:color w:val="073763"/>
          <w:rtl w:val="0"/>
        </w:rPr>
        <w:t xml:space="preserve">## Reviewer mUVt</w:t>
      </w:r>
    </w:p>
    <w:p w:rsidR="00000000" w:rsidDel="00000000" w:rsidP="00000000" w:rsidRDefault="00000000" w:rsidRPr="00000000" w14:paraId="0000004B">
      <w:pPr>
        <w:spacing w:after="240" w:before="240" w:lineRule="auto"/>
        <w:rPr>
          <w:color w:val="073763"/>
        </w:rPr>
      </w:pPr>
      <w:r w:rsidDel="00000000" w:rsidR="00000000" w:rsidRPr="00000000">
        <w:rPr>
          <w:rtl w:val="0"/>
        </w:rPr>
      </w:r>
    </w:p>
    <w:p w:rsidR="00000000" w:rsidDel="00000000" w:rsidP="00000000" w:rsidRDefault="00000000" w:rsidRPr="00000000" w14:paraId="0000004C">
      <w:pPr>
        <w:spacing w:after="240" w:before="240" w:lineRule="auto"/>
        <w:rPr>
          <w:color w:val="073763"/>
        </w:rPr>
      </w:pPr>
      <w:r w:rsidDel="00000000" w:rsidR="00000000" w:rsidRPr="00000000">
        <w:rPr>
          <w:color w:val="073763"/>
          <w:rtl w:val="0"/>
        </w:rPr>
        <w:t xml:space="preserve">&lt;!-- COPY START: mUVt --&gt;</w:t>
      </w:r>
    </w:p>
    <w:p w:rsidR="00000000" w:rsidDel="00000000" w:rsidP="00000000" w:rsidRDefault="00000000" w:rsidRPr="00000000" w14:paraId="0000004D">
      <w:pPr>
        <w:spacing w:after="240" w:before="240" w:lineRule="auto"/>
        <w:rPr>
          <w:color w:val="073763"/>
        </w:rPr>
      </w:pPr>
      <w:r w:rsidDel="00000000" w:rsidR="00000000" w:rsidRPr="00000000">
        <w:rPr>
          <w:rtl w:val="0"/>
        </w:rPr>
      </w:r>
    </w:p>
    <w:p w:rsidR="00000000" w:rsidDel="00000000" w:rsidP="00000000" w:rsidRDefault="00000000" w:rsidRPr="00000000" w14:paraId="0000004E">
      <w:pPr>
        <w:spacing w:after="240" w:before="240" w:lineRule="auto"/>
        <w:rPr>
          <w:color w:val="073763"/>
        </w:rPr>
      </w:pPr>
      <w:r w:rsidDel="00000000" w:rsidR="00000000" w:rsidRPr="00000000">
        <w:rPr>
          <w:color w:val="073763"/>
          <w:rtl w:val="0"/>
        </w:rPr>
        <w:t xml:space="preserve">We appreciate the reviewer’s positive assessment and concrete suggestions. We completed evaluations that hold out an entire graph family, replicate the primary comparison, and test larger and newly generated graphs.</w:t>
      </w:r>
    </w:p>
    <w:p w:rsidR="00000000" w:rsidDel="00000000" w:rsidP="00000000" w:rsidRDefault="00000000" w:rsidRPr="00000000" w14:paraId="0000004F">
      <w:pPr>
        <w:spacing w:after="240" w:before="240" w:lineRule="auto"/>
        <w:rPr>
          <w:color w:val="073763"/>
        </w:rPr>
      </w:pPr>
      <w:r w:rsidDel="00000000" w:rsidR="00000000" w:rsidRPr="00000000">
        <w:rPr>
          <w:rtl w:val="0"/>
        </w:rPr>
      </w:r>
    </w:p>
    <w:p w:rsidR="00000000" w:rsidDel="00000000" w:rsidP="00000000" w:rsidRDefault="00000000" w:rsidRPr="00000000" w14:paraId="00000050">
      <w:pPr>
        <w:spacing w:after="240" w:before="240" w:lineRule="auto"/>
        <w:rPr>
          <w:color w:val="073763"/>
        </w:rPr>
      </w:pPr>
      <w:r w:rsidDel="00000000" w:rsidR="00000000" w:rsidRPr="00000000">
        <w:rPr>
          <w:color w:val="073763"/>
          <w:rtl w:val="0"/>
        </w:rPr>
        <w:t xml:space="preserve">### W1 / Q1 — Post-training claim and held-out-graph evaluation</w:t>
      </w:r>
    </w:p>
    <w:p w:rsidR="00000000" w:rsidDel="00000000" w:rsidP="00000000" w:rsidRDefault="00000000" w:rsidRPr="00000000" w14:paraId="00000051">
      <w:pPr>
        <w:spacing w:after="240" w:before="240" w:lineRule="auto"/>
        <w:rPr>
          <w:color w:val="073763"/>
        </w:rPr>
      </w:pPr>
      <w:r w:rsidDel="00000000" w:rsidR="00000000" w:rsidRPr="00000000">
        <w:rPr>
          <w:rtl w:val="0"/>
        </w:rPr>
      </w:r>
    </w:p>
    <w:p w:rsidR="00000000" w:rsidDel="00000000" w:rsidP="00000000" w:rsidRDefault="00000000" w:rsidRPr="00000000" w14:paraId="00000052">
      <w:pPr>
        <w:spacing w:after="240" w:before="240" w:lineRule="auto"/>
        <w:rPr>
          <w:color w:val="073763"/>
        </w:rPr>
      </w:pPr>
      <w:r w:rsidDel="00000000" w:rsidR="00000000" w:rsidRPr="00000000">
        <w:rPr>
          <w:color w:val="073763"/>
          <w:rtl w:val="0"/>
        </w:rPr>
        <w:t xml:space="preserve">We used strict leave-one-graph-out (LOGO) training</w:t>
      </w:r>
      <w:sdt>
        <w:sdtPr>
          <w:id w:val="1683322815"/>
          <w:tag w:val="goog_rdk_18"/>
        </w:sdtPr>
        <w:sdtContent>
          <w:ins w:author="Hari Sundaram" w:id="9" w:date="2026-07-27T15:23:01Z">
            <w:r w:rsidDel="00000000" w:rsidR="00000000" w:rsidRPr="00000000">
              <w:rPr>
                <w:color w:val="073763"/>
                <w:rtl w:val="0"/>
              </w:rPr>
              <w:t xml:space="preserve">, so train and test graphs do not overlap</w:t>
            </w:r>
          </w:ins>
        </w:sdtContent>
      </w:sdt>
      <w:r w:rsidDel="00000000" w:rsidR="00000000" w:rsidRPr="00000000">
        <w:rPr>
          <w:color w:val="073763"/>
          <w:rtl w:val="0"/>
        </w:rPr>
        <w:t xml:space="preserve">: each graph is evaluated only by models whose training data exclude that graph. `Base` denotes Qwen3-4B-Thinking-2507 before our fine-tuning. **Format supervised fine-tuning (format SFT)** first trains the model to produce structured responses containing gold graph targets. Starting from the resulting format-SFT checkpoint, **reasoning SFT** then continues supervised training with gold answers, concise rationales, and teacher-generated rationales. Each of Cancer, Earthquake, Asia, and Sachs was removed from both SFT phases, and each held-out-graph run was trained with seeds 42, 314, and 2718.</w:t>
      </w:r>
    </w:p>
    <w:p w:rsidR="00000000" w:rsidDel="00000000" w:rsidP="00000000" w:rsidRDefault="00000000" w:rsidRPr="00000000" w14:paraId="00000053">
      <w:pPr>
        <w:spacing w:after="240" w:before="240" w:lineRule="auto"/>
        <w:rPr>
          <w:color w:val="073763"/>
        </w:rPr>
      </w:pPr>
      <w:r w:rsidDel="00000000" w:rsidR="00000000" w:rsidRPr="00000000">
        <w:rPr>
          <w:rtl w:val="0"/>
        </w:rPr>
      </w:r>
    </w:p>
    <w:p w:rsidR="00000000" w:rsidDel="00000000" w:rsidP="00000000" w:rsidRDefault="00000000" w:rsidRPr="00000000" w14:paraId="00000054">
      <w:pPr>
        <w:spacing w:after="240" w:before="240" w:lineRule="auto"/>
        <w:rPr>
          <w:color w:val="073763"/>
        </w:rPr>
      </w:pPr>
      <w:r w:rsidDel="00000000" w:rsidR="00000000" w:rsidRPr="00000000">
        <w:rPr>
          <w:color w:val="073763"/>
          <w:rtl w:val="0"/>
        </w:rPr>
        <w:t xml:space="preserve">**Output validity** is the percentage of responses that can be parsed as acyclic graphs. Aggregate validity averages the real-name, anonymous (neutral-label), data, and no-data conditions:</w:t>
      </w:r>
    </w:p>
    <w:p w:rsidR="00000000" w:rsidDel="00000000" w:rsidP="00000000" w:rsidRDefault="00000000" w:rsidRPr="00000000" w14:paraId="00000055">
      <w:pPr>
        <w:spacing w:after="240" w:before="240" w:lineRule="auto"/>
        <w:rPr>
          <w:color w:val="073763"/>
        </w:rPr>
      </w:pPr>
      <w:r w:rsidDel="00000000" w:rsidR="00000000" w:rsidRPr="00000000">
        <w:rPr>
          <w:rtl w:val="0"/>
        </w:rPr>
      </w:r>
    </w:p>
    <w:p w:rsidR="00000000" w:rsidDel="00000000" w:rsidP="00000000" w:rsidRDefault="00000000" w:rsidRPr="00000000" w14:paraId="00000056">
      <w:pPr>
        <w:spacing w:after="240" w:before="240" w:lineRule="auto"/>
        <w:rPr>
          <w:color w:val="073763"/>
        </w:rPr>
      </w:pPr>
      <w:r w:rsidDel="00000000" w:rsidR="00000000" w:rsidRPr="00000000">
        <w:rPr>
          <w:color w:val="073763"/>
          <w:rtl w:val="0"/>
        </w:rPr>
        <w:t xml:space="preserve">| Held-out graph | Base | After format SFT | After format SFT + reasoning SFT |</w:t>
      </w:r>
    </w:p>
    <w:p w:rsidR="00000000" w:rsidDel="00000000" w:rsidP="00000000" w:rsidRDefault="00000000" w:rsidRPr="00000000" w14:paraId="00000057">
      <w:pPr>
        <w:spacing w:after="240" w:before="240" w:lineRule="auto"/>
        <w:rPr>
          <w:color w:val="073763"/>
        </w:rPr>
      </w:pPr>
      <w:r w:rsidDel="00000000" w:rsidR="00000000" w:rsidRPr="00000000">
        <w:rPr>
          <w:color w:val="073763"/>
          <w:rtl w:val="0"/>
        </w:rPr>
        <w:t xml:space="preserve">|---|---:|---:|---:|</w:t>
      </w:r>
    </w:p>
    <w:p w:rsidR="00000000" w:rsidDel="00000000" w:rsidP="00000000" w:rsidRDefault="00000000" w:rsidRPr="00000000" w14:paraId="00000058">
      <w:pPr>
        <w:spacing w:after="240" w:before="240" w:lineRule="auto"/>
        <w:rPr>
          <w:color w:val="073763"/>
        </w:rPr>
      </w:pPr>
      <w:r w:rsidDel="00000000" w:rsidR="00000000" w:rsidRPr="00000000">
        <w:rPr>
          <w:color w:val="073763"/>
          <w:rtl w:val="0"/>
        </w:rPr>
        <w:t xml:space="preserve">| Asia | 68.8% | 100% | 100% |</w:t>
      </w:r>
    </w:p>
    <w:p w:rsidR="00000000" w:rsidDel="00000000" w:rsidP="00000000" w:rsidRDefault="00000000" w:rsidRPr="00000000" w14:paraId="00000059">
      <w:pPr>
        <w:spacing w:after="240" w:before="240" w:lineRule="auto"/>
        <w:rPr>
          <w:color w:val="073763"/>
        </w:rPr>
      </w:pPr>
      <w:r w:rsidDel="00000000" w:rsidR="00000000" w:rsidRPr="00000000">
        <w:rPr>
          <w:color w:val="073763"/>
          <w:rtl w:val="0"/>
        </w:rPr>
        <w:t xml:space="preserve">| Cancer | 86.3% | 100% | 100% |</w:t>
      </w:r>
    </w:p>
    <w:p w:rsidR="00000000" w:rsidDel="00000000" w:rsidP="00000000" w:rsidRDefault="00000000" w:rsidRPr="00000000" w14:paraId="0000005A">
      <w:pPr>
        <w:spacing w:after="240" w:before="240" w:lineRule="auto"/>
        <w:rPr>
          <w:color w:val="073763"/>
        </w:rPr>
      </w:pPr>
      <w:r w:rsidDel="00000000" w:rsidR="00000000" w:rsidRPr="00000000">
        <w:rPr>
          <w:color w:val="073763"/>
          <w:rtl w:val="0"/>
        </w:rPr>
        <w:t xml:space="preserve">| Earthquake | 76.3% | 100% | 100% |</w:t>
      </w:r>
    </w:p>
    <w:p w:rsidR="00000000" w:rsidDel="00000000" w:rsidP="00000000" w:rsidRDefault="00000000" w:rsidRPr="00000000" w14:paraId="0000005B">
      <w:pPr>
        <w:spacing w:after="240" w:before="240" w:lineRule="auto"/>
        <w:rPr>
          <w:color w:val="073763"/>
        </w:rPr>
      </w:pPr>
      <w:r w:rsidDel="00000000" w:rsidR="00000000" w:rsidRPr="00000000">
        <w:rPr>
          <w:color w:val="073763"/>
          <w:rtl w:val="0"/>
        </w:rPr>
        <w:t xml:space="preserve">| Sachs | 71.3% | 100% | 99.6% |</w:t>
      </w:r>
    </w:p>
    <w:p w:rsidR="00000000" w:rsidDel="00000000" w:rsidP="00000000" w:rsidRDefault="00000000" w:rsidRPr="00000000" w14:paraId="0000005C">
      <w:pPr>
        <w:spacing w:after="240" w:before="240" w:lineRule="auto"/>
        <w:rPr>
          <w:color w:val="073763"/>
        </w:rPr>
      </w:pPr>
      <w:r w:rsidDel="00000000" w:rsidR="00000000" w:rsidRPr="00000000">
        <w:rPr>
          <w:rtl w:val="0"/>
        </w:rPr>
      </w:r>
    </w:p>
    <w:p w:rsidR="00000000" w:rsidDel="00000000" w:rsidP="00000000" w:rsidRDefault="00000000" w:rsidRPr="00000000" w14:paraId="0000005D">
      <w:pPr>
        <w:spacing w:after="240" w:before="240" w:lineRule="auto"/>
        <w:rPr>
          <w:color w:val="073763"/>
        </w:rPr>
      </w:pPr>
      <w:sdt>
        <w:sdtPr>
          <w:id w:val="1015998055"/>
          <w:tag w:val="goog_rdk_19"/>
        </w:sdtPr>
        <w:sdtContent>
          <w:r w:rsidDel="00000000" w:rsidR="00000000" w:rsidRPr="00000000">
            <w:rPr>
              <w:rFonts w:ascii="Arial Unicode MS" w:cs="Arial Unicode MS" w:eastAsia="Arial Unicode MS" w:hAnsi="Arial Unicode MS"/>
              <w:color w:val="073763"/>
              <w:rtl w:val="0"/>
            </w:rPr>
            <w:t xml:space="preserve">Directed-edge **F1** measures recovery of the true directed edges, with invalid outputs assigned F1=0. We define **data-use gain** as `F1(with data) − F1(without data)`. The next table reports how reasoning SFT changed this gain relative to format SFT, with 95% bootstrap confidence intervals (CIs):</w:t>
          </w:r>
        </w:sdtContent>
      </w:sdt>
    </w:p>
    <w:p w:rsidR="00000000" w:rsidDel="00000000" w:rsidP="00000000" w:rsidRDefault="00000000" w:rsidRPr="00000000" w14:paraId="0000005E">
      <w:pPr>
        <w:spacing w:after="240" w:before="240" w:lineRule="auto"/>
        <w:rPr>
          <w:color w:val="073763"/>
        </w:rPr>
      </w:pPr>
      <w:r w:rsidDel="00000000" w:rsidR="00000000" w:rsidRPr="00000000">
        <w:rPr>
          <w:rtl w:val="0"/>
        </w:rPr>
      </w:r>
    </w:p>
    <w:p w:rsidR="00000000" w:rsidDel="00000000" w:rsidP="00000000" w:rsidRDefault="00000000" w:rsidRPr="00000000" w14:paraId="0000005F">
      <w:pPr>
        <w:spacing w:after="240" w:before="240" w:lineRule="auto"/>
        <w:rPr>
          <w:color w:val="073763"/>
        </w:rPr>
      </w:pPr>
      <w:sdt>
        <w:sdtPr>
          <w:id w:val="186534980"/>
          <w:tag w:val="goog_rdk_20"/>
        </w:sdtPr>
        <w:sdtContent>
          <w:commentRangeStart w:id="3"/>
        </w:sdtContent>
      </w:sdt>
      <w:r w:rsidDel="00000000" w:rsidR="00000000" w:rsidRPr="00000000">
        <w:rPr>
          <w:color w:val="073763"/>
          <w:rtl w:val="0"/>
        </w:rPr>
        <w:t xml:space="preserve">| Held-out graph | Real names: reasoning SFT effect [95% CI] | Anonymous: reasoning SFT effect [95% CI]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0">
      <w:pPr>
        <w:spacing w:after="240" w:before="240" w:lineRule="auto"/>
        <w:rPr>
          <w:color w:val="073763"/>
        </w:rPr>
      </w:pPr>
      <w:r w:rsidDel="00000000" w:rsidR="00000000" w:rsidRPr="00000000">
        <w:rPr>
          <w:color w:val="073763"/>
          <w:rtl w:val="0"/>
        </w:rPr>
        <w:t xml:space="preserve">|---|---:|---:|</w:t>
      </w:r>
    </w:p>
    <w:p w:rsidR="00000000" w:rsidDel="00000000" w:rsidP="00000000" w:rsidRDefault="00000000" w:rsidRPr="00000000" w14:paraId="00000061">
      <w:pPr>
        <w:spacing w:after="240" w:before="240" w:lineRule="auto"/>
        <w:rPr>
          <w:color w:val="073763"/>
        </w:rPr>
      </w:pPr>
      <w:sdt>
        <w:sdtPr>
          <w:id w:val="1131568147"/>
          <w:tag w:val="goog_rdk_21"/>
        </w:sdtPr>
        <w:sdtContent>
          <w:r w:rsidDel="00000000" w:rsidR="00000000" w:rsidRPr="00000000">
            <w:rPr>
              <w:rFonts w:ascii="Arial Unicode MS" w:cs="Arial Unicode MS" w:eastAsia="Arial Unicode MS" w:hAnsi="Arial Unicode MS"/>
              <w:color w:val="073763"/>
              <w:rtl w:val="0"/>
            </w:rPr>
            <w:t xml:space="preserve">| Asia | −0.071 [−0.116, −0.028] | +0.028 [+0.003, +0.054] |</w:t>
          </w:r>
        </w:sdtContent>
      </w:sdt>
    </w:p>
    <w:p w:rsidR="00000000" w:rsidDel="00000000" w:rsidP="00000000" w:rsidRDefault="00000000" w:rsidRPr="00000000" w14:paraId="00000062">
      <w:pPr>
        <w:spacing w:after="240" w:before="240" w:lineRule="auto"/>
        <w:rPr>
          <w:color w:val="073763"/>
        </w:rPr>
      </w:pPr>
      <w:sdt>
        <w:sdtPr>
          <w:id w:val="370729204"/>
          <w:tag w:val="goog_rdk_22"/>
        </w:sdtPr>
        <w:sdtContent>
          <w:r w:rsidDel="00000000" w:rsidR="00000000" w:rsidRPr="00000000">
            <w:rPr>
              <w:rFonts w:ascii="Arial Unicode MS" w:cs="Arial Unicode MS" w:eastAsia="Arial Unicode MS" w:hAnsi="Arial Unicode MS"/>
              <w:color w:val="073763"/>
              <w:rtl w:val="0"/>
            </w:rPr>
            <w:t xml:space="preserve">| Cancer | +0.003 [−0.056, +0.061] | +0.004 [−0.056, +0.069] |</w:t>
          </w:r>
        </w:sdtContent>
      </w:sdt>
    </w:p>
    <w:p w:rsidR="00000000" w:rsidDel="00000000" w:rsidP="00000000" w:rsidRDefault="00000000" w:rsidRPr="00000000" w14:paraId="00000063">
      <w:pPr>
        <w:spacing w:after="240" w:before="240" w:lineRule="auto"/>
        <w:rPr>
          <w:color w:val="073763"/>
        </w:rPr>
      </w:pPr>
      <w:sdt>
        <w:sdtPr>
          <w:id w:val="-1814775506"/>
          <w:tag w:val="goog_rdk_23"/>
        </w:sdtPr>
        <w:sdtContent>
          <w:r w:rsidDel="00000000" w:rsidR="00000000" w:rsidRPr="00000000">
            <w:rPr>
              <w:rFonts w:ascii="Arial Unicode MS" w:cs="Arial Unicode MS" w:eastAsia="Arial Unicode MS" w:hAnsi="Arial Unicode MS"/>
              <w:color w:val="073763"/>
              <w:rtl w:val="0"/>
            </w:rPr>
            <w:t xml:space="preserve">| Earthquake | −0.025 [−0.074, +0.027] | +0.037 [+0.012, +0.064] |</w:t>
          </w:r>
        </w:sdtContent>
      </w:sdt>
    </w:p>
    <w:p w:rsidR="00000000" w:rsidDel="00000000" w:rsidP="00000000" w:rsidRDefault="00000000" w:rsidRPr="00000000" w14:paraId="00000064">
      <w:pPr>
        <w:spacing w:after="240" w:before="240" w:lineRule="auto"/>
        <w:rPr>
          <w:color w:val="073763"/>
        </w:rPr>
      </w:pPr>
      <w:sdt>
        <w:sdtPr>
          <w:id w:val="552668741"/>
          <w:tag w:val="goog_rdk_24"/>
        </w:sdtPr>
        <w:sdtContent>
          <w:r w:rsidDel="00000000" w:rsidR="00000000" w:rsidRPr="00000000">
            <w:rPr>
              <w:rFonts w:ascii="Arial Unicode MS" w:cs="Arial Unicode MS" w:eastAsia="Arial Unicode MS" w:hAnsi="Arial Unicode MS"/>
              <w:color w:val="073763"/>
              <w:rtl w:val="0"/>
            </w:rPr>
            <w:t xml:space="preserve">| Sachs | −0.041 [−0.072, −0.011] | +0.018 [−0.013, +0.048] |</w:t>
          </w:r>
        </w:sdtContent>
      </w:sdt>
    </w:p>
    <w:p w:rsidR="00000000" w:rsidDel="00000000" w:rsidP="00000000" w:rsidRDefault="00000000" w:rsidRPr="00000000" w14:paraId="00000065">
      <w:pPr>
        <w:spacing w:after="240" w:before="240" w:lineRule="auto"/>
        <w:rPr>
          <w:color w:val="073763"/>
        </w:rPr>
      </w:pPr>
      <w:r w:rsidDel="00000000" w:rsidR="00000000" w:rsidRPr="00000000">
        <w:rPr>
          <w:rtl w:val="0"/>
        </w:rPr>
      </w:r>
    </w:p>
    <w:p w:rsidR="00000000" w:rsidDel="00000000" w:rsidP="00000000" w:rsidRDefault="00000000" w:rsidRPr="00000000" w14:paraId="00000066">
      <w:pPr>
        <w:spacing w:after="240" w:before="240" w:lineRule="auto"/>
        <w:rPr>
          <w:color w:val="073763"/>
        </w:rPr>
      </w:pPr>
      <w:r w:rsidDel="00000000" w:rsidR="00000000" w:rsidRPr="00000000">
        <w:rPr>
          <w:color w:val="073763"/>
          <w:rtl w:val="0"/>
        </w:rPr>
        <w:t xml:space="preserve">Format SFT therefore transfers output reliability to held-out graph families. The effects of reasoning SFT on numerical-evidence integration are mixed and do not establish consistent improvement. Because both phases use gold graph targets, content imitation remains possible. </w:t>
      </w:r>
      <w:sdt>
        <w:sdtPr>
          <w:id w:val="-1627422048"/>
          <w:tag w:val="goog_rdk_25"/>
        </w:sdtPr>
        <w:sdtContent>
          <w:commentRangeStart w:id="4"/>
        </w:sdtContent>
      </w:sdt>
      <w:r w:rsidDel="00000000" w:rsidR="00000000" w:rsidRPr="00000000">
        <w:rPr>
          <w:color w:val="073763"/>
          <w:rtl w:val="0"/>
        </w:rPr>
        <w:t xml:space="preserve">We will report all fold-seed runs and present these SFT experiments as a case study showing how CausalMix separates output reliability from numerical-evidence use, not as a new training contribution.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7">
      <w:pPr>
        <w:spacing w:after="240" w:before="240" w:lineRule="auto"/>
        <w:rPr>
          <w:color w:val="073763"/>
        </w:rPr>
      </w:pPr>
      <w:r w:rsidDel="00000000" w:rsidR="00000000" w:rsidRPr="00000000">
        <w:rPr>
          <w:rtl w:val="0"/>
        </w:rPr>
      </w:r>
    </w:p>
    <w:p w:rsidR="00000000" w:rsidDel="00000000" w:rsidP="00000000" w:rsidRDefault="00000000" w:rsidRPr="00000000" w14:paraId="00000068">
      <w:pPr>
        <w:spacing w:after="240" w:before="240" w:lineRule="auto"/>
        <w:rPr>
          <w:color w:val="073763"/>
        </w:rPr>
      </w:pPr>
      <w:r w:rsidDel="00000000" w:rsidR="00000000" w:rsidRPr="00000000">
        <w:rPr>
          <w:color w:val="073763"/>
          <w:rtl w:val="0"/>
        </w:rPr>
        <w:t xml:space="preserve">### W2 — Statistical power</w:t>
      </w:r>
    </w:p>
    <w:p w:rsidR="00000000" w:rsidDel="00000000" w:rsidP="00000000" w:rsidRDefault="00000000" w:rsidRPr="00000000" w14:paraId="00000069">
      <w:pPr>
        <w:spacing w:after="240" w:before="240" w:lineRule="auto"/>
        <w:rPr>
          <w:color w:val="073763"/>
        </w:rPr>
      </w:pPr>
      <w:r w:rsidDel="00000000" w:rsidR="00000000" w:rsidRPr="00000000">
        <w:rPr>
          <w:rtl w:val="0"/>
        </w:rPr>
      </w:r>
    </w:p>
    <w:p w:rsidR="00000000" w:rsidDel="00000000" w:rsidP="00000000" w:rsidRDefault="00000000" w:rsidRPr="00000000" w14:paraId="0000006A">
      <w:pPr>
        <w:spacing w:after="240" w:before="240" w:lineRule="auto"/>
        <w:rPr>
          <w:color w:val="073763"/>
        </w:rPr>
      </w:pPr>
      <w:r w:rsidDel="00000000" w:rsidR="00000000" w:rsidRPr="00000000">
        <w:rPr>
          <w:color w:val="073763"/>
          <w:rtl w:val="0"/>
        </w:rPr>
        <w:t xml:space="preserve">We expanded the primary Sachs comparison from five to 30 paired realizations—independent data draws shared by the data and no-data conditions. Here, **data effect** means the data-use gain defined above. We report paired 95% bootstrap CIs and assign F1=0 to invalid outputs.</w:t>
      </w:r>
    </w:p>
    <w:p w:rsidR="00000000" w:rsidDel="00000000" w:rsidP="00000000" w:rsidRDefault="00000000" w:rsidRPr="00000000" w14:paraId="0000006B">
      <w:pPr>
        <w:spacing w:after="240" w:before="240" w:lineRule="auto"/>
        <w:rPr>
          <w:color w:val="073763"/>
        </w:rPr>
      </w:pPr>
      <w:r w:rsidDel="00000000" w:rsidR="00000000" w:rsidRPr="00000000">
        <w:rPr>
          <w:rtl w:val="0"/>
        </w:rPr>
      </w:r>
    </w:p>
    <w:p w:rsidR="00000000" w:rsidDel="00000000" w:rsidP="00000000" w:rsidRDefault="00000000" w:rsidRPr="00000000" w14:paraId="0000006C">
      <w:pPr>
        <w:spacing w:after="240" w:before="240" w:lineRule="auto"/>
        <w:rPr>
          <w:color w:val="073763"/>
        </w:rPr>
      </w:pPr>
      <w:r w:rsidDel="00000000" w:rsidR="00000000" w:rsidRPr="00000000">
        <w:rPr>
          <w:color w:val="073763"/>
          <w:rtl w:val="0"/>
        </w:rPr>
        <w:t xml:space="preserve">| Model | Real names: data effect [95% CI] | Anonymous: data effect [95% CI] |</w:t>
      </w:r>
    </w:p>
    <w:p w:rsidR="00000000" w:rsidDel="00000000" w:rsidP="00000000" w:rsidRDefault="00000000" w:rsidRPr="00000000" w14:paraId="0000006D">
      <w:pPr>
        <w:spacing w:after="240" w:before="240" w:lineRule="auto"/>
        <w:rPr>
          <w:color w:val="073763"/>
        </w:rPr>
      </w:pPr>
      <w:r w:rsidDel="00000000" w:rsidR="00000000" w:rsidRPr="00000000">
        <w:rPr>
          <w:color w:val="073763"/>
          <w:rtl w:val="0"/>
        </w:rPr>
        <w:t xml:space="preserve">|---|---:|---:|</w:t>
      </w:r>
    </w:p>
    <w:p w:rsidR="00000000" w:rsidDel="00000000" w:rsidP="00000000" w:rsidRDefault="00000000" w:rsidRPr="00000000" w14:paraId="0000006E">
      <w:pPr>
        <w:spacing w:after="240" w:before="240" w:lineRule="auto"/>
        <w:rPr>
          <w:color w:val="073763"/>
        </w:rPr>
      </w:pPr>
      <w:sdt>
        <w:sdtPr>
          <w:id w:val="1508528200"/>
          <w:tag w:val="goog_rdk_26"/>
        </w:sdtPr>
        <w:sdtContent>
          <w:r w:rsidDel="00000000" w:rsidR="00000000" w:rsidRPr="00000000">
            <w:rPr>
              <w:rFonts w:ascii="Arial Unicode MS" w:cs="Arial Unicode MS" w:eastAsia="Arial Unicode MS" w:hAnsi="Arial Unicode MS"/>
              <w:color w:val="073763"/>
              <w:rtl w:val="0"/>
            </w:rPr>
            <w:t xml:space="preserve">| Base (Qwen3-4B-Thinking-2507) | −0.190 [−0.240, −0.138] | +0.230 [+0.207, +0.253] |</w:t>
          </w:r>
        </w:sdtContent>
      </w:sdt>
    </w:p>
    <w:p w:rsidR="00000000" w:rsidDel="00000000" w:rsidP="00000000" w:rsidRDefault="00000000" w:rsidRPr="00000000" w14:paraId="0000006F">
      <w:pPr>
        <w:spacing w:after="240" w:before="240" w:lineRule="auto"/>
        <w:rPr>
          <w:color w:val="073763"/>
        </w:rPr>
      </w:pPr>
      <w:sdt>
        <w:sdtPr>
          <w:id w:val="1892105694"/>
          <w:tag w:val="goog_rdk_27"/>
        </w:sdtPr>
        <w:sdtContent>
          <w:r w:rsidDel="00000000" w:rsidR="00000000" w:rsidRPr="00000000">
            <w:rPr>
              <w:rFonts w:ascii="Arial Unicode MS" w:cs="Arial Unicode MS" w:eastAsia="Arial Unicode MS" w:hAnsi="Arial Unicode MS"/>
              <w:color w:val="073763"/>
              <w:rtl w:val="0"/>
            </w:rPr>
            <w:t xml:space="preserve">| GPT-5-mini | −0.087 [−0.104, −0.069] | +0.039 [+0.017, +0.062] |</w:t>
          </w:r>
        </w:sdtContent>
      </w:sdt>
    </w:p>
    <w:p w:rsidR="00000000" w:rsidDel="00000000" w:rsidP="00000000" w:rsidRDefault="00000000" w:rsidRPr="00000000" w14:paraId="00000070">
      <w:pPr>
        <w:spacing w:after="240" w:before="240" w:lineRule="auto"/>
        <w:rPr>
          <w:color w:val="073763"/>
        </w:rPr>
      </w:pPr>
      <w:sdt>
        <w:sdtPr>
          <w:id w:val="-1426414028"/>
          <w:tag w:val="goog_rdk_28"/>
        </w:sdtPr>
        <w:sdtContent>
          <w:r w:rsidDel="00000000" w:rsidR="00000000" w:rsidRPr="00000000">
            <w:rPr>
              <w:rFonts w:ascii="Arial Unicode MS" w:cs="Arial Unicode MS" w:eastAsia="Arial Unicode MS" w:hAnsi="Arial Unicode MS"/>
              <w:color w:val="073763"/>
              <w:rtl w:val="0"/>
            </w:rPr>
            <w:t xml:space="preserve">| After format SFT | −0.169 [−0.223, −0.110] | +0.061 [+0.022, +0.100] |</w:t>
          </w:r>
        </w:sdtContent>
      </w:sdt>
    </w:p>
    <w:p w:rsidR="00000000" w:rsidDel="00000000" w:rsidP="00000000" w:rsidRDefault="00000000" w:rsidRPr="00000000" w14:paraId="00000071">
      <w:pPr>
        <w:spacing w:after="240" w:before="240" w:lineRule="auto"/>
        <w:rPr>
          <w:color w:val="073763"/>
        </w:rPr>
      </w:pPr>
      <w:sdt>
        <w:sdtPr>
          <w:id w:val="2144135763"/>
          <w:tag w:val="goog_rdk_29"/>
        </w:sdtPr>
        <w:sdtContent>
          <w:r w:rsidDel="00000000" w:rsidR="00000000" w:rsidRPr="00000000">
            <w:rPr>
              <w:rFonts w:ascii="Arial Unicode MS" w:cs="Arial Unicode MS" w:eastAsia="Arial Unicode MS" w:hAnsi="Arial Unicode MS"/>
              <w:color w:val="073763"/>
              <w:rtl w:val="0"/>
            </w:rPr>
            <w:t xml:space="preserve">| After format SFT + reasoning SFT | −0.240 [−0.297, −0.181] | +0.061 [+0.026, +0.096] |</w:t>
          </w:r>
        </w:sdtContent>
      </w:sdt>
    </w:p>
    <w:p w:rsidR="00000000" w:rsidDel="00000000" w:rsidP="00000000" w:rsidRDefault="00000000" w:rsidRPr="00000000" w14:paraId="00000072">
      <w:pPr>
        <w:spacing w:after="240" w:before="240" w:lineRule="auto"/>
        <w:rPr>
          <w:color w:val="073763"/>
        </w:rPr>
      </w:pPr>
      <w:r w:rsidDel="00000000" w:rsidR="00000000" w:rsidRPr="00000000">
        <w:rPr>
          <w:rtl w:val="0"/>
        </w:rPr>
      </w:r>
    </w:p>
    <w:sdt>
      <w:sdtPr>
        <w:id w:val="1416037855"/>
        <w:tag w:val="goog_rdk_32"/>
      </w:sdtPr>
      <w:sdtContent>
        <w:p w:rsidR="00000000" w:rsidDel="00000000" w:rsidP="00000000" w:rsidRDefault="00000000" w:rsidRPr="00000000" w14:paraId="00000073">
          <w:pPr>
            <w:spacing w:after="240" w:before="240" w:lineRule="auto"/>
            <w:rPr>
              <w:ins w:author="Hari Sundaram" w:id="10" w:date="2026-07-27T15:42:23Z"/>
              <w:color w:val="073763"/>
            </w:rPr>
          </w:pPr>
          <w:sdt>
            <w:sdtPr>
              <w:id w:val="-934065865"/>
              <w:tag w:val="goog_rdk_33"/>
            </w:sdtPr>
            <w:sdtContent>
              <w:r w:rsidDel="00000000" w:rsidR="00000000" w:rsidRPr="00000000">
                <w:rPr>
                  <w:rFonts w:ascii="Arial Unicode MS" w:cs="Arial Unicode MS" w:eastAsia="Arial Unicode MS" w:hAnsi="Arial Unicode MS"/>
                  <w:color w:val="073763"/>
                  <w:rtl w:val="0"/>
                </w:rPr>
                <w:t xml:space="preserve">All eight paired sign-flip randomization tests, which test whether the paired effects are centered at zero, have p ≤ 0.0055. Adding data consistently lowers F1 with real names but improves it with anonymous names. </w:t>
              </w:r>
            </w:sdtContent>
          </w:sdt>
          <w:sdt>
            <w:sdtPr>
              <w:id w:val="-1493477917"/>
              <w:tag w:val="goog_rdk_30"/>
            </w:sdtPr>
            <w:sdtContent>
              <w:ins w:author="Hari Sundaram" w:id="10" w:date="2026-07-27T15:42:23Z">
                <w:r w:rsidDel="00000000" w:rsidR="00000000" w:rsidRPr="00000000">
                  <w:rPr>
                    <w:color w:val="073763"/>
                    <w:rtl w:val="0"/>
                  </w:rPr>
                  <w:t xml:space="preserve">**Takeaway:** (add a clear, </w:t>
                </w:r>
              </w:ins>
              <w:sdt>
                <w:sdtPr>
                  <w:id w:val="-1112603222"/>
                  <w:tag w:val="goog_rdk_31"/>
                </w:sdtPr>
                <w:sdtContent>
                  <w:ins w:author="Hari Sundaram" w:id="10" w:date="2026-07-27T15:42:23Z">
                    <w:r w:rsidDel="00000000" w:rsidR="00000000" w:rsidRPr="00000000">
                      <w:rPr>
                        <w:color w:val="073763"/>
                        <w:rtl w:val="0"/>
                        <w:rPrChange w:author="Hari Sundaram" w:id="11" w:date="2026-07-27T15:42:23Z">
                          <w:rPr>
                            <w:color w:val="073763"/>
                          </w:rPr>
                        </w:rPrChange>
                      </w:rPr>
                      <w:t xml:space="preserve">concise</w:t>
                    </w:r>
                  </w:ins>
                </w:sdtContent>
              </w:sdt>
              <w:ins w:author="Hari Sundaram" w:id="10" w:date="2026-07-27T15:42:23Z">
                <w:r w:rsidDel="00000000" w:rsidR="00000000" w:rsidRPr="00000000">
                  <w:rPr>
                    <w:color w:val="073763"/>
                    <w:rtl w:val="0"/>
                  </w:rPr>
                  <w:t xml:space="preserve"> takeaway message whenever you add a table; the reviewers won’t spend the time to reflect on what you are showing them)</w:t>
                </w:r>
              </w:ins>
            </w:sdtContent>
          </w:sdt>
        </w:p>
      </w:sdtContent>
    </w:sdt>
    <w:sdt>
      <w:sdtPr>
        <w:id w:val="-1944334462"/>
        <w:tag w:val="goog_rdk_35"/>
      </w:sdtPr>
      <w:sdtContent>
        <w:p w:rsidR="00000000" w:rsidDel="00000000" w:rsidP="00000000" w:rsidRDefault="00000000" w:rsidRPr="00000000" w14:paraId="00000074">
          <w:pPr>
            <w:spacing w:after="240" w:before="240" w:lineRule="auto"/>
            <w:rPr>
              <w:ins w:author="Hari Sundaram" w:id="10" w:date="2026-07-27T15:42:23Z"/>
              <w:color w:val="073763"/>
            </w:rPr>
          </w:pPr>
          <w:sdt>
            <w:sdtPr>
              <w:id w:val="1783732174"/>
              <w:tag w:val="goog_rdk_34"/>
            </w:sdtPr>
            <w:sdtContent>
              <w:ins w:author="Hari Sundaram" w:id="10" w:date="2026-07-27T15:42:23Z">
                <w:r w:rsidDel="00000000" w:rsidR="00000000" w:rsidRPr="00000000">
                  <w:rPr>
                    <w:rtl w:val="0"/>
                  </w:rPr>
                </w:r>
              </w:ins>
            </w:sdtContent>
          </w:sdt>
        </w:p>
      </w:sdtContent>
    </w:sdt>
    <w:p w:rsidR="00000000" w:rsidDel="00000000" w:rsidP="00000000" w:rsidRDefault="00000000" w:rsidRPr="00000000" w14:paraId="00000075">
      <w:pPr>
        <w:spacing w:after="240" w:before="240" w:lineRule="auto"/>
        <w:rPr>
          <w:color w:val="073763"/>
        </w:rPr>
      </w:pPr>
      <w:r w:rsidDel="00000000" w:rsidR="00000000" w:rsidRPr="00000000">
        <w:rPr>
          <w:color w:val="073763"/>
          <w:rtl w:val="0"/>
        </w:rPr>
        <w:t xml:space="preserve">We will treat the remaining five-realization cells as descriptive; this replication supports the selected Sachs contrast, not every benchmark cell.</w:t>
      </w:r>
    </w:p>
    <w:p w:rsidR="00000000" w:rsidDel="00000000" w:rsidP="00000000" w:rsidRDefault="00000000" w:rsidRPr="00000000" w14:paraId="00000076">
      <w:pPr>
        <w:spacing w:after="240" w:before="240" w:lineRule="auto"/>
        <w:rPr>
          <w:color w:val="073763"/>
        </w:rPr>
      </w:pPr>
      <w:r w:rsidDel="00000000" w:rsidR="00000000" w:rsidRPr="00000000">
        <w:rPr>
          <w:rtl w:val="0"/>
        </w:rPr>
      </w:r>
    </w:p>
    <w:p w:rsidR="00000000" w:rsidDel="00000000" w:rsidP="00000000" w:rsidRDefault="00000000" w:rsidRPr="00000000" w14:paraId="00000077">
      <w:pPr>
        <w:spacing w:after="240" w:before="240" w:lineRule="auto"/>
        <w:rPr>
          <w:color w:val="073763"/>
        </w:rPr>
      </w:pPr>
      <w:r w:rsidDel="00000000" w:rsidR="00000000" w:rsidRPr="00000000">
        <w:rPr>
          <w:color w:val="073763"/>
          <w:rtl w:val="0"/>
        </w:rPr>
        <w:t xml:space="preserve">### W3 / Q2 / Q3 — Graph familiarity and scale</w:t>
      </w:r>
    </w:p>
    <w:p w:rsidR="00000000" w:rsidDel="00000000" w:rsidP="00000000" w:rsidRDefault="00000000" w:rsidRPr="00000000" w14:paraId="00000078">
      <w:pPr>
        <w:spacing w:after="240" w:before="240" w:lineRule="auto"/>
        <w:rPr>
          <w:color w:val="073763"/>
        </w:rPr>
      </w:pPr>
      <w:r w:rsidDel="00000000" w:rsidR="00000000" w:rsidRPr="00000000">
        <w:rPr>
          <w:rtl w:val="0"/>
        </w:rPr>
      </w:r>
    </w:p>
    <w:p w:rsidR="00000000" w:rsidDel="00000000" w:rsidP="00000000" w:rsidRDefault="00000000" w:rsidRPr="00000000" w14:paraId="00000079">
      <w:pPr>
        <w:spacing w:after="240" w:before="240" w:lineRule="auto"/>
        <w:rPr>
          <w:color w:val="073763"/>
        </w:rPr>
      </w:pPr>
      <w:sdt>
        <w:sdtPr>
          <w:id w:val="290836642"/>
          <w:tag w:val="goog_rdk_36"/>
        </w:sdtPr>
        <w:sdtContent>
          <w:commentRangeStart w:id="5"/>
        </w:sdtContent>
      </w:sdt>
      <w:r w:rsidDel="00000000" w:rsidR="00000000" w:rsidRPr="00000000">
        <w:rPr>
          <w:color w:val="073763"/>
          <w:rtl w:val="0"/>
        </w:rPr>
        <w:t xml:space="preserve">**Familiarity.** Chain-25 is a 25-node directed chain; Jungle-25 is a denser 25-node hierarchical graph. Both were generated for this evaluation. We also created five variants of the 20-node Child directed acyclic graph (DAG) that retain its variable names and each node's in- and out-degree while changing 12–16 of its 25 edges. On **disputed edges**, where the canonical and rewired Child graphs differ, the model after format SFT + reasoning SFT followed the rewired graph on 44.6% and the canonical graph on 43.6% with real names; anonymously, the rates were 41.4% and 43.6%. Thus, the supplied data did not create a consistent preference for the rewired structure. We use **name-mediated support** to mean performance enabled by variable names, whether it comes from exact benchmark recall or broader knowledge; these tests cannot distinguish those sources. These controls test unfamiliar topologies, but they do not provide a newly constructed named scientific domain or rule out broader pretraining exposure.</w:t>
      </w:r>
    </w:p>
    <w:p w:rsidR="00000000" w:rsidDel="00000000" w:rsidP="00000000" w:rsidRDefault="00000000" w:rsidRPr="00000000" w14:paraId="0000007A">
      <w:pPr>
        <w:spacing w:after="240" w:before="240" w:lineRule="auto"/>
        <w:rPr>
          <w:color w:val="073763"/>
        </w:rPr>
      </w:pPr>
      <w:r w:rsidDel="00000000" w:rsidR="00000000" w:rsidRPr="00000000">
        <w:rPr>
          <w:rtl w:val="0"/>
        </w:rPr>
      </w:r>
    </w:p>
    <w:p w:rsidR="00000000" w:rsidDel="00000000" w:rsidP="00000000" w:rsidRDefault="00000000" w:rsidRPr="00000000" w14:paraId="0000007B">
      <w:pPr>
        <w:spacing w:after="240" w:before="240" w:lineRule="auto"/>
        <w:rPr>
          <w:color w:val="073763"/>
        </w:rPr>
      </w:pPr>
      <w:r w:rsidDel="00000000" w:rsidR="00000000" w:rsidRPr="00000000">
        <w:rPr>
          <w:color w:val="073763"/>
          <w:rtl w:val="0"/>
        </w:rPr>
        <w:t xml:space="preserve">**Scale.** We evaluated the same real-name/anonymous and data/no-data comparisons on four larger graphs with 20 paired realizations per contrast. The table reports data-present results after format SFT + reasoning SFT:</w:t>
      </w:r>
    </w:p>
    <w:p w:rsidR="00000000" w:rsidDel="00000000" w:rsidP="00000000" w:rsidRDefault="00000000" w:rsidRPr="00000000" w14:paraId="0000007C">
      <w:pPr>
        <w:spacing w:after="240" w:before="240" w:lineRule="auto"/>
        <w:rPr>
          <w:color w:val="073763"/>
        </w:rPr>
      </w:pPr>
      <w:r w:rsidDel="00000000" w:rsidR="00000000" w:rsidRPr="00000000">
        <w:rPr>
          <w:rtl w:val="0"/>
        </w:rPr>
      </w:r>
    </w:p>
    <w:p w:rsidR="00000000" w:rsidDel="00000000" w:rsidP="00000000" w:rsidRDefault="00000000" w:rsidRPr="00000000" w14:paraId="0000007D">
      <w:pPr>
        <w:spacing w:after="240" w:before="240" w:lineRule="auto"/>
        <w:rPr>
          <w:color w:val="073763"/>
        </w:rPr>
      </w:pPr>
      <w:r w:rsidDel="00000000" w:rsidR="00000000" w:rsidRPr="00000000">
        <w:rPr>
          <w:color w:val="073763"/>
          <w:rtl w:val="0"/>
        </w:rPr>
        <w:t xml:space="preserve">| Graph | Original labels: validity / F1 | Anonymous labels: validity / F1 |</w:t>
      </w:r>
    </w:p>
    <w:p w:rsidR="00000000" w:rsidDel="00000000" w:rsidP="00000000" w:rsidRDefault="00000000" w:rsidRPr="00000000" w14:paraId="0000007E">
      <w:pPr>
        <w:spacing w:after="240" w:before="240" w:lineRule="auto"/>
        <w:rPr>
          <w:color w:val="073763"/>
        </w:rPr>
      </w:pPr>
      <w:r w:rsidDel="00000000" w:rsidR="00000000" w:rsidRPr="00000000">
        <w:rPr>
          <w:color w:val="073763"/>
          <w:rtl w:val="0"/>
        </w:rPr>
        <w:t xml:space="preserve">|---|---:|---:|</w:t>
      </w:r>
    </w:p>
    <w:p w:rsidR="00000000" w:rsidDel="00000000" w:rsidP="00000000" w:rsidRDefault="00000000" w:rsidRPr="00000000" w14:paraId="0000007F">
      <w:pPr>
        <w:spacing w:after="240" w:before="240" w:lineRule="auto"/>
        <w:rPr>
          <w:color w:val="073763"/>
        </w:rPr>
      </w:pPr>
      <w:r w:rsidDel="00000000" w:rsidR="00000000" w:rsidRPr="00000000">
        <w:rPr>
          <w:color w:val="073763"/>
          <w:rtl w:val="0"/>
        </w:rPr>
        <w:t xml:space="preserve">| Child (20) | 100% / 0.070 | 100% / 0.104 |</w:t>
      </w:r>
    </w:p>
    <w:p w:rsidR="00000000" w:rsidDel="00000000" w:rsidP="00000000" w:rsidRDefault="00000000" w:rsidRPr="00000000" w14:paraId="00000080">
      <w:pPr>
        <w:spacing w:after="240" w:before="240" w:lineRule="auto"/>
        <w:rPr>
          <w:color w:val="073763"/>
        </w:rPr>
      </w:pPr>
      <w:r w:rsidDel="00000000" w:rsidR="00000000" w:rsidRPr="00000000">
        <w:rPr>
          <w:color w:val="073763"/>
          <w:rtl w:val="0"/>
        </w:rPr>
        <w:t xml:space="preserve">| Chain-25 | 90% / 0.049 | 100% / 0.069 |</w:t>
      </w:r>
    </w:p>
    <w:p w:rsidR="00000000" w:rsidDel="00000000" w:rsidP="00000000" w:rsidRDefault="00000000" w:rsidRPr="00000000" w14:paraId="00000081">
      <w:pPr>
        <w:spacing w:after="240" w:before="240" w:lineRule="auto"/>
        <w:rPr>
          <w:color w:val="073763"/>
        </w:rPr>
      </w:pPr>
      <w:r w:rsidDel="00000000" w:rsidR="00000000" w:rsidRPr="00000000">
        <w:rPr>
          <w:color w:val="073763"/>
          <w:rtl w:val="0"/>
        </w:rPr>
        <w:t xml:space="preserve">| Jungle-25 | 95% / 0.044 | 100% / 0.095 |</w:t>
      </w:r>
    </w:p>
    <w:p w:rsidR="00000000" w:rsidDel="00000000" w:rsidP="00000000" w:rsidRDefault="00000000" w:rsidRPr="00000000" w14:paraId="00000082">
      <w:pPr>
        <w:spacing w:after="240" w:before="240" w:lineRule="auto"/>
        <w:rPr>
          <w:color w:val="073763"/>
        </w:rPr>
      </w:pPr>
      <w:r w:rsidDel="00000000" w:rsidR="00000000" w:rsidRPr="00000000">
        <w:rPr>
          <w:color w:val="073763"/>
          <w:rtl w:val="0"/>
        </w:rPr>
        <w:t xml:space="preserve">| Alarm (37) | 60% / 0.022 | 90% / 0.031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3">
      <w:pPr>
        <w:spacing w:after="240" w:before="240" w:lineRule="auto"/>
        <w:rPr>
          <w:color w:val="073763"/>
        </w:rPr>
      </w:pPr>
      <w:r w:rsidDel="00000000" w:rsidR="00000000" w:rsidRPr="00000000">
        <w:rPr>
          <w:rtl w:val="0"/>
        </w:rPr>
      </w:r>
    </w:p>
    <w:p w:rsidR="00000000" w:rsidDel="00000000" w:rsidP="00000000" w:rsidRDefault="00000000" w:rsidRPr="00000000" w14:paraId="00000084">
      <w:pPr>
        <w:spacing w:after="240" w:before="240" w:lineRule="auto"/>
        <w:rPr>
          <w:color w:val="073763"/>
        </w:rPr>
      </w:pPr>
      <w:r w:rsidDel="00000000" w:rsidR="00000000" w:rsidRPr="00000000">
        <w:rPr>
          <w:color w:val="073763"/>
          <w:rtl w:val="0"/>
        </w:rPr>
        <w:t xml:space="preserve">Invalid outputs, including self-loops and truncations, receive F1=0. The benchmark exposes low recovery and residual output failures at larger scales; it does not establish scalable LLM causal discovery.</w:t>
      </w:r>
    </w:p>
    <w:p w:rsidR="00000000" w:rsidDel="00000000" w:rsidP="00000000" w:rsidRDefault="00000000" w:rsidRPr="00000000" w14:paraId="00000085">
      <w:pPr>
        <w:spacing w:after="240" w:before="240" w:lineRule="auto"/>
        <w:rPr>
          <w:color w:val="073763"/>
        </w:rPr>
      </w:pPr>
      <w:r w:rsidDel="00000000" w:rsidR="00000000" w:rsidRPr="00000000">
        <w:rPr>
          <w:rtl w:val="0"/>
        </w:rPr>
      </w:r>
    </w:p>
    <w:p w:rsidR="00000000" w:rsidDel="00000000" w:rsidP="00000000" w:rsidRDefault="00000000" w:rsidRPr="00000000" w14:paraId="00000086">
      <w:pPr>
        <w:spacing w:after="240" w:before="240" w:lineRule="auto"/>
        <w:rPr>
          <w:color w:val="073763"/>
        </w:rPr>
      </w:pPr>
      <w:sdt>
        <w:sdtPr>
          <w:id w:val="-1996132555"/>
          <w:tag w:val="goog_rdk_37"/>
        </w:sdtPr>
        <w:sdtContent>
          <w:commentRangeStart w:id="6"/>
        </w:sdtContent>
      </w:sdt>
      <w:r w:rsidDel="00000000" w:rsidR="00000000" w:rsidRPr="00000000">
        <w:rPr>
          <w:color w:val="073763"/>
          <w:rtl w:val="0"/>
        </w:rPr>
        <w:t xml:space="preserve">Thank you again for the constructive suggestions. The requested experiments strengthen CausalMix’s evaluation under held-out, repeated, and larger-graph settings. We will incorporate them and clarify the scope of our conclusions in the revision.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heading=h.btlyc8k2mxwi" w:id="2"/>
      <w:bookmarkEnd w:id="2"/>
      <w:r w:rsidDel="00000000" w:rsidR="00000000" w:rsidRPr="00000000">
        <w:rPr>
          <w:rtl w:val="0"/>
        </w:rPr>
        <w:t xml:space="preserve">Official Review by Reviewer mUVt24 </w:t>
      </w:r>
    </w:p>
    <w:p w:rsidR="00000000" w:rsidDel="00000000" w:rsidP="00000000" w:rsidRDefault="00000000" w:rsidRPr="00000000" w14:paraId="00000089">
      <w:pPr>
        <w:rPr/>
      </w:pPr>
      <w:r w:rsidDel="00000000" w:rsidR="00000000" w:rsidRPr="00000000">
        <w:rPr>
          <w:sz w:val="36"/>
          <w:szCs w:val="36"/>
          <w:rtl w:val="0"/>
        </w:rPr>
        <w:t xml:space="preserve">Interesting ablation study with a flawed SFT experiment design</w:t>
      </w:r>
      <w:r w:rsidDel="00000000" w:rsidR="00000000" w:rsidRPr="00000000">
        <w:rPr>
          <w:rtl w:val="0"/>
        </w:rPr>
      </w:r>
    </w:p>
    <w:sdt>
      <w:sdtPr>
        <w:id w:val="535773504"/>
        <w:tag w:val="goog_rdk_38"/>
      </w:sdtPr>
      <w:sdtContent>
        <w:p w:rsidR="00000000" w:rsidDel="00000000" w:rsidP="00000000" w:rsidRDefault="00000000" w:rsidRPr="00000000" w14:paraId="0000008A">
          <w:pPr>
            <w:pStyle w:val="Heading2"/>
            <w:keepNext w:val="1"/>
            <w:rPr/>
          </w:pPr>
          <w:r w:rsidDel="00000000" w:rsidR="00000000" w:rsidRPr="00000000">
            <w:rPr>
              <w:rtl w:val="0"/>
            </w:rPr>
            <w:t xml:space="preserve">Summary</w:t>
          </w:r>
        </w:p>
      </w:sdtContent>
    </w:sdt>
    <w:p w:rsidR="00000000" w:rsidDel="00000000" w:rsidP="00000000" w:rsidRDefault="00000000" w:rsidRPr="00000000" w14:paraId="0000008B">
      <w:pPr>
        <w:rPr/>
      </w:pPr>
      <w:r w:rsidDel="00000000" w:rsidR="00000000" w:rsidRPr="00000000">
        <w:rPr>
          <w:rFonts w:ascii="Arial" w:cs="Arial" w:eastAsia="Arial" w:hAnsi="Arial"/>
          <w:b w:val="0"/>
          <w:bCs w:val="0"/>
          <w:i w:val="0"/>
          <w:iCs w:val="0"/>
          <w:color w:val="000000"/>
          <w:sz w:val="22"/>
          <w:szCs w:val="22"/>
          <w:rtl w:val="0"/>
        </w:rPr>
        <w:t xml:space="preserve">The paper studies hybrid causal discovery. In this setting, a method uses both variable meanings and numerical data to recover a causal graph. The authors argue that current LLM evaluations often mix these signals. A model may score well because it knows what variable names imply, not because it used the data. The main contribution is CAUSALMIX, a benchmark suite that controls this issue. It compares names-only prompts, real-name prompts with data, anonymized prompts with the same data, different data formats, and classical data-only baselines. The authors evaluate several LLMs on graphs such as Cancer, Earthquake, Asia, and Sachs. They find that LLMs recover substantial structure from names alone. Adding data gives limited and format-sensitive gains. Classical methods remain stronger when the statistical setting fits their assumptions. The paper also includes a preliminary fine-tuning experiment for Qwen3-4B. This improves output validity and some graph-recovery scores.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dt>
      <w:sdtPr>
        <w:id w:val="-167162993"/>
        <w:tag w:val="goog_rdk_39"/>
      </w:sdtPr>
      <w:sdtContent>
        <w:p w:rsidR="00000000" w:rsidDel="00000000" w:rsidP="00000000" w:rsidRDefault="00000000" w:rsidRPr="00000000" w14:paraId="0000008D">
          <w:pPr>
            <w:pStyle w:val="Heading2"/>
            <w:keepNext w:val="1"/>
            <w:rPr/>
          </w:pPr>
          <w:r w:rsidDel="00000000" w:rsidR="00000000" w:rsidRPr="00000000">
            <w:rPr>
              <w:rtl w:val="0"/>
            </w:rPr>
            <w:t xml:space="preserve">Strengths</w:t>
          </w:r>
        </w:p>
      </w:sdtContent>
    </w:sdt>
    <w:p w:rsidR="00000000" w:rsidDel="00000000" w:rsidP="00000000" w:rsidRDefault="00000000" w:rsidRPr="00000000" w14:paraId="0000008E">
      <w:pPr>
        <w:rPr/>
      </w:pPr>
      <w:r w:rsidDel="00000000" w:rsidR="00000000" w:rsidRPr="00000000">
        <w:rPr>
          <w:rFonts w:ascii="Arial" w:cs="Arial" w:eastAsia="Arial" w:hAnsi="Arial"/>
          <w:b w:val="0"/>
          <w:bCs w:val="0"/>
          <w:i w:val="0"/>
          <w:iCs w:val="0"/>
          <w:color w:val="000000"/>
          <w:sz w:val="22"/>
          <w:szCs w:val="22"/>
          <w:rtl w:val="0"/>
        </w:rPr>
        <w:t xml:space="preserve">The paper makes a clear and useful contribution to LLM-based causal discovery. Its main strength is the attribution strategy. The authors show that a high graph-recovery score is not enough, since an LLM may recover edges from variable names rather than from the supplied data. The work is significant because it exposes a key limitation of current LLM-CD methods. The reported gains often appear to come largely from semantic priors rather than robust use of observational or interventional data. This is an important diagnostic for the field.</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b w:val="0"/>
          <w:bCs w:val="0"/>
          <w:i w:val="0"/>
          <w:iCs w:val="0"/>
          <w:color w:val="000000"/>
          <w:sz w:val="22"/>
          <w:szCs w:val="22"/>
          <w:rtl w:val="0"/>
        </w:rPr>
        <w:t xml:space="preserve">The empirical evaluation is broad. The authors test many baselines, including LLM-based methods and conventional causal discovery methods such as PC, GES, and ENCO. This makes the comparisons more informative than evaluating LLMs in isolation.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b w:val="0"/>
          <w:bCs w:val="0"/>
          <w:i w:val="0"/>
          <w:iCs w:val="0"/>
          <w:color w:val="000000"/>
          <w:sz w:val="22"/>
          <w:szCs w:val="22"/>
          <w:rtl w:val="0"/>
        </w:rPr>
        <w:t xml:space="preserve">The authors are appropriately transparent about limitations. In particular, they acknowledge the limited statistical power in parts of the study and treat some findings as preliminary rather than definitive. This makes the contribution more credible.</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keepNext w:val="1"/>
        <w:rPr/>
      </w:pPr>
      <w:r w:rsidDel="00000000" w:rsidR="00000000" w:rsidRPr="00000000">
        <w:rPr>
          <w:rtl w:val="0"/>
        </w:rPr>
        <w:t xml:space="preserve">Weaknesses</w:t>
      </w:r>
    </w:p>
    <w:p w:rsidR="00000000" w:rsidDel="00000000" w:rsidP="00000000" w:rsidRDefault="00000000" w:rsidRPr="00000000" w14:paraId="00000095">
      <w:pPr>
        <w:rPr/>
      </w:pPr>
      <w:r w:rsidDel="00000000" w:rsidR="00000000" w:rsidRPr="00000000">
        <w:rPr>
          <w:rFonts w:ascii="Arial" w:cs="Arial" w:eastAsia="Arial" w:hAnsi="Arial"/>
          <w:b w:val="0"/>
          <w:bCs w:val="0"/>
          <w:i w:val="0"/>
          <w:iCs w:val="0"/>
          <w:color w:val="000000"/>
          <w:sz w:val="22"/>
          <w:szCs w:val="22"/>
          <w:rtl w:val="0"/>
        </w:rPr>
        <w:t xml:space="preserve">The SFT experiment has a weak train/test split. The training data uses the same graph families that are later evaluated. Stage 1 includes Cancer, Earthquake, Asia, and Sachs. Stage 2 includes Earthquake, Asia, and Sachs. The evaluation is again on Cancer, Earthquake, Asia, and Sachs. This makes it hard to tell whether the model learned to use numerical evidence, or simply learned the graph structures, output format, and verifier preferences. A graph-disjoint evaluation would be needed to support stronger claims.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b w:val="0"/>
          <w:bCs w:val="0"/>
          <w:i w:val="0"/>
          <w:iCs w:val="0"/>
          <w:color w:val="000000"/>
          <w:sz w:val="22"/>
          <w:szCs w:val="22"/>
          <w:rtl w:val="0"/>
        </w:rPr>
        <w:t xml:space="preserve">The limitation on statistical power is real. Many repeated cells use only five data realizations. The bootstrap intervals are useful, but the authors state that they are descriptive rather than high-powered tests. This weakens claims about small F1 differences, such as data gains, format effects, anonymization drops, and model comparisons. The broad patterns are still useful, but small effects should be interpreted cautiously.</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w:cs="Arial" w:eastAsia="Arial" w:hAnsi="Arial"/>
          <w:b w:val="0"/>
          <w:bCs w:val="0"/>
          <w:i w:val="0"/>
          <w:iCs w:val="0"/>
          <w:color w:val="000000"/>
          <w:sz w:val="22"/>
          <w:szCs w:val="22"/>
          <w:rtl w:val="0"/>
        </w:rPr>
        <w:t xml:space="preserve">The studied causal graphs are small and well-known. Cancer and Earthquake have only five nodes, Asia has eight, and Sachs has eleven. These are common benchmark graphs, so they may already be familiar to LLMs through pretraining. It is therefore somewhat expected that GPT-style models can recover structure from variable names alone. The paper would be stronger if it tested whether the same pattern holds on larger, less popular, or newly constructed causal graphs.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dt>
      <w:sdtPr>
        <w:id w:val="609593649"/>
        <w:tag w:val="goog_rdk_40"/>
      </w:sdtPr>
      <w:sdtContent>
        <w:p w:rsidR="00000000" w:rsidDel="00000000" w:rsidP="00000000" w:rsidRDefault="00000000" w:rsidRPr="00000000" w14:paraId="0000009B">
          <w:pPr>
            <w:pStyle w:val="Heading2"/>
            <w:keepNext w:val="1"/>
            <w:rPr/>
          </w:pPr>
          <w:r w:rsidDel="00000000" w:rsidR="00000000" w:rsidRPr="00000000">
            <w:rPr>
              <w:rtl w:val="0"/>
            </w:rPr>
            <w:t xml:space="preserve">Limitations</w:t>
          </w:r>
        </w:p>
      </w:sdtContent>
    </w:sdt>
    <w:p w:rsidR="00000000" w:rsidDel="00000000" w:rsidP="00000000" w:rsidRDefault="00000000" w:rsidRPr="00000000" w14:paraId="0000009C">
      <w:pPr>
        <w:rPr/>
      </w:pPr>
      <w:r w:rsidDel="00000000" w:rsidR="00000000" w:rsidRPr="00000000">
        <w:rPr>
          <w:rFonts w:ascii="Arial" w:cs="Arial" w:eastAsia="Arial" w:hAnsi="Arial"/>
          <w:b w:val="0"/>
          <w:bCs w:val="0"/>
          <w:i w:val="0"/>
          <w:iCs w:val="0"/>
          <w:color w:val="000000"/>
          <w:sz w:val="22"/>
          <w:szCs w:val="22"/>
          <w:rtl w:val="0"/>
        </w:rPr>
        <w:t xml:space="preserve">Overall, I would say the limitations are honestly discussed, but not fully resolved. The paper is more of a benchmark and evaluation-protocol contribution. It is weaker as (formal) evidence about current LLMs’ general ability to use causal data or about the effectiveness of post-training.</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1"/>
        <w:rPr/>
      </w:pPr>
      <w:r w:rsidDel="00000000" w:rsidR="00000000" w:rsidRPr="00000000">
        <w:rPr>
          <w:rtl w:val="0"/>
        </w:rPr>
        <w:t xml:space="preserve">Questions</w:t>
      </w:r>
    </w:p>
    <w:p w:rsidR="00000000" w:rsidDel="00000000" w:rsidP="00000000" w:rsidRDefault="00000000" w:rsidRPr="00000000" w14:paraId="0000009F">
      <w:pPr>
        <w:rPr/>
      </w:pPr>
      <w:r w:rsidDel="00000000" w:rsidR="00000000" w:rsidRPr="00000000">
        <w:rPr>
          <w:rFonts w:ascii="Arial" w:cs="Arial" w:eastAsia="Arial" w:hAnsi="Arial"/>
          <w:b w:val="0"/>
          <w:bCs w:val="0"/>
          <w:i w:val="0"/>
          <w:iCs w:val="0"/>
          <w:color w:val="000000"/>
          <w:sz w:val="22"/>
          <w:szCs w:val="22"/>
          <w:rtl w:val="0"/>
        </w:rPr>
        <w:t xml:space="preserve">Could the authors clarify the intended claim of the SFT experiment? Since training and evaluation use the same graph families, gains may reflect simply memorization. A small leave-one-graph-out evaluation would make this much stronger.</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w:cs="Arial" w:eastAsia="Arial" w:hAnsi="Arial"/>
          <w:b w:val="0"/>
          <w:bCs w:val="0"/>
          <w:i w:val="0"/>
          <w:iCs w:val="0"/>
          <w:color w:val="000000"/>
          <w:sz w:val="22"/>
          <w:szCs w:val="22"/>
          <w:rtl w:val="0"/>
        </w:rPr>
        <w:t xml:space="preserve">The names-only result may be affected by the popularity of Cancer, Earthquake, Asia, and Sachs. Can the authors test less common or newly constructed named graphs? This would help separate semantic reasoning from benchmark memorization.</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w:cs="Arial" w:eastAsia="Arial" w:hAnsi="Arial"/>
          <w:b w:val="0"/>
          <w:bCs w:val="0"/>
          <w:i w:val="0"/>
          <w:iCs w:val="0"/>
          <w:color w:val="000000"/>
          <w:sz w:val="22"/>
          <w:szCs w:val="22"/>
          <w:rtl w:val="0"/>
        </w:rPr>
        <w:t xml:space="preserve">The main matched experiments are on small graphs. Can the authors add a lightweight matched evaluation on a larger graph, even with fewer models or summary-only prompts? This would clarify whether the attribution findings scale.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w:cs="Arial" w:eastAsia="Arial" w:hAnsi="Arial"/>
          <w:b w:val="1"/>
          <w:bCs w:val="1"/>
          <w:i w:val="0"/>
          <w:iCs w:val="0"/>
          <w:color w:val="000000"/>
          <w:sz w:val="22"/>
          <w:szCs w:val="22"/>
          <w:rtl w:val="0"/>
        </w:rPr>
        <w:t xml:space="preserve">Rating:</w:t>
      </w:r>
      <w:r w:rsidDel="00000000" w:rsidR="00000000" w:rsidRPr="00000000">
        <w:rPr>
          <w:rFonts w:ascii="Arial" w:cs="Arial" w:eastAsia="Arial" w:hAnsi="Arial"/>
          <w:b w:val="0"/>
          <w:bCs w:val="0"/>
          <w:i w:val="0"/>
          <w:iCs w:val="0"/>
          <w:color w:val="000000"/>
          <w:sz w:val="22"/>
          <w:szCs w:val="22"/>
          <w:rtl w:val="0"/>
        </w:rPr>
        <w:t xml:space="preserve"> 4: Borderline accept: Technically solid paper where reasons to accept outweigh reasons to reject, e.g., limited evaluation. Please use sparingly.</w:t>
      </w: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b w:val="1"/>
          <w:bCs w:val="1"/>
          <w:i w:val="0"/>
          <w:iCs w:val="0"/>
          <w:color w:val="000000"/>
          <w:sz w:val="22"/>
          <w:szCs w:val="22"/>
          <w:rtl w:val="0"/>
        </w:rPr>
        <w:t xml:space="preserve">Confidence:</w:t>
      </w:r>
      <w:r w:rsidDel="00000000" w:rsidR="00000000" w:rsidRPr="00000000">
        <w:rPr>
          <w:rFonts w:ascii="Arial" w:cs="Arial" w:eastAsia="Arial" w:hAnsi="Arial"/>
          <w:b w:val="0"/>
          <w:bCs w:val="0"/>
          <w:i w:val="0"/>
          <w:iCs w:val="0"/>
          <w:color w:val="000000"/>
          <w:sz w:val="22"/>
          <w:szCs w:val="22"/>
          <w:rtl w:val="0"/>
        </w:rPr>
        <w:t xml:space="preserve"> 3: You are fairly confident in your assessment. It is possible that you did not understand some parts of the submission or that you are unfamiliar with some pieces of related work. Math/other details were not carefully checked.</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b w:val="1"/>
          <w:bCs w:val="1"/>
          <w:color w:val="1c4587"/>
          <w:sz w:val="34"/>
          <w:szCs w:val="34"/>
        </w:rPr>
      </w:pPr>
      <w:bookmarkStart w:colFirst="0" w:colLast="0" w:name="_heading=h.a53ggrxz53rx" w:id="3"/>
      <w:bookmarkEnd w:id="3"/>
      <w:r w:rsidDel="00000000" w:rsidR="00000000" w:rsidRPr="00000000">
        <w:rPr>
          <w:color w:val="1c4587"/>
          <w:rtl w:val="0"/>
        </w:rPr>
        <w:t xml:space="preserve">Rebuttal to Reviewer mUVt24 </w:t>
      </w:r>
      <w:r w:rsidDel="00000000" w:rsidR="00000000" w:rsidRPr="00000000">
        <w:rPr>
          <w:rtl w:val="0"/>
        </w:rPr>
      </w:r>
    </w:p>
    <w:p w:rsidR="00000000" w:rsidDel="00000000" w:rsidP="00000000" w:rsidRDefault="00000000" w:rsidRPr="00000000" w14:paraId="000000AA">
      <w:pPr>
        <w:spacing w:after="240" w:before="240" w:lineRule="auto"/>
        <w:rPr>
          <w:color w:val="1c4587"/>
        </w:rPr>
      </w:pPr>
      <w:r w:rsidDel="00000000" w:rsidR="00000000" w:rsidRPr="00000000">
        <w:rPr>
          <w:color w:val="1c4587"/>
          <w:rtl w:val="0"/>
        </w:rPr>
        <w:t xml:space="preserve">We appreciate the reviewer’s positive assessment and concrete suggestions. We completed evaluations that hold out an entire graph family, replicate the primary comparison, and test larger and newly generated graphs.</w:t>
      </w:r>
    </w:p>
    <w:p w:rsidR="00000000" w:rsidDel="00000000" w:rsidP="00000000" w:rsidRDefault="00000000" w:rsidRPr="00000000" w14:paraId="000000AB">
      <w:pPr>
        <w:spacing w:after="240" w:before="240" w:lineRule="auto"/>
        <w:rPr>
          <w:color w:val="1c4587"/>
        </w:rPr>
      </w:pPr>
      <w:r w:rsidDel="00000000" w:rsidR="00000000" w:rsidRPr="00000000">
        <w:rPr>
          <w:rtl w:val="0"/>
        </w:rPr>
      </w:r>
    </w:p>
    <w:p w:rsidR="00000000" w:rsidDel="00000000" w:rsidP="00000000" w:rsidRDefault="00000000" w:rsidRPr="00000000" w14:paraId="000000AC">
      <w:pPr>
        <w:spacing w:after="240" w:before="240" w:lineRule="auto"/>
        <w:rPr>
          <w:color w:val="1c4587"/>
        </w:rPr>
      </w:pPr>
      <w:r w:rsidDel="00000000" w:rsidR="00000000" w:rsidRPr="00000000">
        <w:rPr>
          <w:color w:val="1c4587"/>
          <w:rtl w:val="0"/>
        </w:rPr>
        <w:t xml:space="preserve">### W1 / Q1 — Post-training claim and held-out-graph evaluation</w:t>
      </w:r>
    </w:p>
    <w:p w:rsidR="00000000" w:rsidDel="00000000" w:rsidP="00000000" w:rsidRDefault="00000000" w:rsidRPr="00000000" w14:paraId="000000AD">
      <w:pPr>
        <w:spacing w:after="240" w:before="240" w:lineRule="auto"/>
        <w:rPr>
          <w:color w:val="1c4587"/>
        </w:rPr>
      </w:pPr>
      <w:r w:rsidDel="00000000" w:rsidR="00000000" w:rsidRPr="00000000">
        <w:rPr>
          <w:rtl w:val="0"/>
        </w:rPr>
      </w:r>
    </w:p>
    <w:p w:rsidR="00000000" w:rsidDel="00000000" w:rsidP="00000000" w:rsidRDefault="00000000" w:rsidRPr="00000000" w14:paraId="000000AE">
      <w:pPr>
        <w:spacing w:after="240" w:before="240" w:lineRule="auto"/>
        <w:rPr>
          <w:color w:val="1c4587"/>
        </w:rPr>
      </w:pPr>
      <w:r w:rsidDel="00000000" w:rsidR="00000000" w:rsidRPr="00000000">
        <w:rPr>
          <w:color w:val="1c4587"/>
          <w:rtl w:val="0"/>
        </w:rPr>
        <w:t xml:space="preserve">We used strict leave-one-graph-out (LOGO) training: each graph is evaluated only by models whose training data exclude that graph. `Base` denotes Qwen3-4B-Thinking-2507 before our fine-tuning. **Format supervised fine-tuning (format SFT)** first trains the model to produce structured responses containing gold graph targets. Starting from the resulting format-SFT checkpoint, **reasoning SFT** then continues supervised training with gold answers, concise rationales, and teacher-generated rationales. Each of Cancer, Earthquake, Asia, and Sachs was removed from both SFT phases, and each held-out-graph run was trained with seeds 42, 314, and 2718.</w:t>
      </w:r>
    </w:p>
    <w:p w:rsidR="00000000" w:rsidDel="00000000" w:rsidP="00000000" w:rsidRDefault="00000000" w:rsidRPr="00000000" w14:paraId="000000AF">
      <w:pPr>
        <w:spacing w:after="240" w:before="240" w:lineRule="auto"/>
        <w:rPr>
          <w:color w:val="1c4587"/>
        </w:rPr>
      </w:pPr>
      <w:r w:rsidDel="00000000" w:rsidR="00000000" w:rsidRPr="00000000">
        <w:rPr>
          <w:rtl w:val="0"/>
        </w:rPr>
      </w:r>
    </w:p>
    <w:p w:rsidR="00000000" w:rsidDel="00000000" w:rsidP="00000000" w:rsidRDefault="00000000" w:rsidRPr="00000000" w14:paraId="000000B0">
      <w:pPr>
        <w:spacing w:after="240" w:before="240" w:lineRule="auto"/>
        <w:rPr>
          <w:color w:val="1c4587"/>
        </w:rPr>
      </w:pPr>
      <w:r w:rsidDel="00000000" w:rsidR="00000000" w:rsidRPr="00000000">
        <w:rPr>
          <w:color w:val="1c4587"/>
          <w:rtl w:val="0"/>
        </w:rPr>
        <w:t xml:space="preserve">**Output validity** is the percentage of responses that can be parsed as acyclic graphs. Aggregate validity averages the real-name, anonymous (neutral-label), data, and no-data conditions:</w:t>
      </w:r>
    </w:p>
    <w:p w:rsidR="00000000" w:rsidDel="00000000" w:rsidP="00000000" w:rsidRDefault="00000000" w:rsidRPr="00000000" w14:paraId="000000B1">
      <w:pPr>
        <w:spacing w:after="240" w:before="240" w:lineRule="auto"/>
        <w:rPr>
          <w:color w:val="1c4587"/>
        </w:rPr>
      </w:pPr>
      <w:r w:rsidDel="00000000" w:rsidR="00000000" w:rsidRPr="00000000">
        <w:rPr>
          <w:rtl w:val="0"/>
        </w:rPr>
      </w:r>
    </w:p>
    <w:p w:rsidR="00000000" w:rsidDel="00000000" w:rsidP="00000000" w:rsidRDefault="00000000" w:rsidRPr="00000000" w14:paraId="000000B2">
      <w:pPr>
        <w:spacing w:after="240" w:before="240" w:lineRule="auto"/>
        <w:rPr>
          <w:color w:val="1c4587"/>
        </w:rPr>
      </w:pPr>
      <w:r w:rsidDel="00000000" w:rsidR="00000000" w:rsidRPr="00000000">
        <w:rPr>
          <w:color w:val="1c4587"/>
          <w:rtl w:val="0"/>
        </w:rPr>
        <w:t xml:space="preserve">| Held-out graph | Base | After format SFT | After format SFT + reasoning SFT |</w:t>
      </w:r>
    </w:p>
    <w:p w:rsidR="00000000" w:rsidDel="00000000" w:rsidP="00000000" w:rsidRDefault="00000000" w:rsidRPr="00000000" w14:paraId="000000B3">
      <w:pPr>
        <w:spacing w:after="240" w:before="240" w:lineRule="auto"/>
        <w:rPr>
          <w:color w:val="1c4587"/>
        </w:rPr>
      </w:pPr>
      <w:r w:rsidDel="00000000" w:rsidR="00000000" w:rsidRPr="00000000">
        <w:rPr>
          <w:color w:val="1c4587"/>
          <w:rtl w:val="0"/>
        </w:rPr>
        <w:t xml:space="preserve">|---|---:|---:|---:|</w:t>
      </w:r>
    </w:p>
    <w:p w:rsidR="00000000" w:rsidDel="00000000" w:rsidP="00000000" w:rsidRDefault="00000000" w:rsidRPr="00000000" w14:paraId="000000B4">
      <w:pPr>
        <w:spacing w:after="240" w:before="240" w:lineRule="auto"/>
        <w:rPr>
          <w:color w:val="1c4587"/>
        </w:rPr>
      </w:pPr>
      <w:r w:rsidDel="00000000" w:rsidR="00000000" w:rsidRPr="00000000">
        <w:rPr>
          <w:color w:val="1c4587"/>
          <w:rtl w:val="0"/>
        </w:rPr>
        <w:t xml:space="preserve">| Asia | 68.8% | 100% | 100% |</w:t>
      </w:r>
    </w:p>
    <w:p w:rsidR="00000000" w:rsidDel="00000000" w:rsidP="00000000" w:rsidRDefault="00000000" w:rsidRPr="00000000" w14:paraId="000000B5">
      <w:pPr>
        <w:spacing w:after="240" w:before="240" w:lineRule="auto"/>
        <w:rPr>
          <w:color w:val="1c4587"/>
        </w:rPr>
      </w:pPr>
      <w:r w:rsidDel="00000000" w:rsidR="00000000" w:rsidRPr="00000000">
        <w:rPr>
          <w:color w:val="1c4587"/>
          <w:rtl w:val="0"/>
        </w:rPr>
        <w:t xml:space="preserve">| Cancer | 86.3% | 100% | 100% |</w:t>
      </w:r>
    </w:p>
    <w:p w:rsidR="00000000" w:rsidDel="00000000" w:rsidP="00000000" w:rsidRDefault="00000000" w:rsidRPr="00000000" w14:paraId="000000B6">
      <w:pPr>
        <w:spacing w:after="240" w:before="240" w:lineRule="auto"/>
        <w:rPr>
          <w:color w:val="1c4587"/>
        </w:rPr>
      </w:pPr>
      <w:r w:rsidDel="00000000" w:rsidR="00000000" w:rsidRPr="00000000">
        <w:rPr>
          <w:color w:val="1c4587"/>
          <w:rtl w:val="0"/>
        </w:rPr>
        <w:t xml:space="preserve">| Earthquake | 76.3% | 100% | 100% |</w:t>
      </w:r>
    </w:p>
    <w:p w:rsidR="00000000" w:rsidDel="00000000" w:rsidP="00000000" w:rsidRDefault="00000000" w:rsidRPr="00000000" w14:paraId="000000B7">
      <w:pPr>
        <w:spacing w:after="240" w:before="240" w:lineRule="auto"/>
        <w:rPr>
          <w:color w:val="1c4587"/>
        </w:rPr>
      </w:pPr>
      <w:r w:rsidDel="00000000" w:rsidR="00000000" w:rsidRPr="00000000">
        <w:rPr>
          <w:color w:val="1c4587"/>
          <w:rtl w:val="0"/>
        </w:rPr>
        <w:t xml:space="preserve">| Sachs | 71.3% | 100% | 99.6% |</w:t>
      </w:r>
    </w:p>
    <w:p w:rsidR="00000000" w:rsidDel="00000000" w:rsidP="00000000" w:rsidRDefault="00000000" w:rsidRPr="00000000" w14:paraId="000000B8">
      <w:pPr>
        <w:spacing w:after="240" w:before="240" w:lineRule="auto"/>
        <w:rPr>
          <w:color w:val="1c4587"/>
        </w:rPr>
      </w:pPr>
      <w:r w:rsidDel="00000000" w:rsidR="00000000" w:rsidRPr="00000000">
        <w:rPr>
          <w:rtl w:val="0"/>
        </w:rPr>
      </w:r>
    </w:p>
    <w:p w:rsidR="00000000" w:rsidDel="00000000" w:rsidP="00000000" w:rsidRDefault="00000000" w:rsidRPr="00000000" w14:paraId="000000B9">
      <w:pPr>
        <w:spacing w:after="240" w:before="240" w:lineRule="auto"/>
        <w:rPr>
          <w:color w:val="1c4587"/>
        </w:rPr>
      </w:pPr>
      <w:sdt>
        <w:sdtPr>
          <w:id w:val="727368121"/>
          <w:tag w:val="goog_rdk_41"/>
        </w:sdtPr>
        <w:sdtContent>
          <w:r w:rsidDel="00000000" w:rsidR="00000000" w:rsidRPr="00000000">
            <w:rPr>
              <w:rFonts w:ascii="Arial Unicode MS" w:cs="Arial Unicode MS" w:eastAsia="Arial Unicode MS" w:hAnsi="Arial Unicode MS"/>
              <w:color w:val="1c4587"/>
              <w:rtl w:val="0"/>
            </w:rPr>
            <w:t xml:space="preserve">Directed-edge **F1** measures recovery of the true directed edges, with invalid outputs assigned F1=0. We define **data-use gain** as `F1(with data) − F1(without data)`. The next table reports how reasoning SFT changed this gain relative to format SFT, with 95% bootstrap confidence intervals (CIs):</w:t>
          </w:r>
        </w:sdtContent>
      </w:sdt>
    </w:p>
    <w:p w:rsidR="00000000" w:rsidDel="00000000" w:rsidP="00000000" w:rsidRDefault="00000000" w:rsidRPr="00000000" w14:paraId="000000BA">
      <w:pPr>
        <w:spacing w:after="240" w:before="240" w:lineRule="auto"/>
        <w:rPr>
          <w:color w:val="1c4587"/>
        </w:rPr>
      </w:pPr>
      <w:r w:rsidDel="00000000" w:rsidR="00000000" w:rsidRPr="00000000">
        <w:rPr>
          <w:rtl w:val="0"/>
        </w:rPr>
      </w:r>
    </w:p>
    <w:p w:rsidR="00000000" w:rsidDel="00000000" w:rsidP="00000000" w:rsidRDefault="00000000" w:rsidRPr="00000000" w14:paraId="000000BB">
      <w:pPr>
        <w:spacing w:after="240" w:before="240" w:lineRule="auto"/>
        <w:rPr>
          <w:color w:val="1c4587"/>
        </w:rPr>
      </w:pPr>
      <w:r w:rsidDel="00000000" w:rsidR="00000000" w:rsidRPr="00000000">
        <w:rPr>
          <w:color w:val="1c4587"/>
          <w:rtl w:val="0"/>
        </w:rPr>
        <w:t xml:space="preserve">| Held-out graph | Real names: reasoning SFT effect [95% CI] | Anonymous: reasoning SFT effect [95% CI] |</w:t>
      </w:r>
    </w:p>
    <w:p w:rsidR="00000000" w:rsidDel="00000000" w:rsidP="00000000" w:rsidRDefault="00000000" w:rsidRPr="00000000" w14:paraId="000000BC">
      <w:pPr>
        <w:spacing w:after="240" w:before="240" w:lineRule="auto"/>
        <w:rPr>
          <w:color w:val="1c4587"/>
        </w:rPr>
      </w:pPr>
      <w:r w:rsidDel="00000000" w:rsidR="00000000" w:rsidRPr="00000000">
        <w:rPr>
          <w:color w:val="1c4587"/>
          <w:rtl w:val="0"/>
        </w:rPr>
        <w:t xml:space="preserve">|---|---:|---:|</w:t>
      </w:r>
    </w:p>
    <w:p w:rsidR="00000000" w:rsidDel="00000000" w:rsidP="00000000" w:rsidRDefault="00000000" w:rsidRPr="00000000" w14:paraId="000000BD">
      <w:pPr>
        <w:spacing w:after="240" w:before="240" w:lineRule="auto"/>
        <w:rPr>
          <w:color w:val="1c4587"/>
        </w:rPr>
      </w:pPr>
      <w:sdt>
        <w:sdtPr>
          <w:id w:val="59993202"/>
          <w:tag w:val="goog_rdk_42"/>
        </w:sdtPr>
        <w:sdtContent>
          <w:r w:rsidDel="00000000" w:rsidR="00000000" w:rsidRPr="00000000">
            <w:rPr>
              <w:rFonts w:ascii="Arial Unicode MS" w:cs="Arial Unicode MS" w:eastAsia="Arial Unicode MS" w:hAnsi="Arial Unicode MS"/>
              <w:color w:val="1c4587"/>
              <w:rtl w:val="0"/>
            </w:rPr>
            <w:t xml:space="preserve">| Asia | −0.071 [−0.116, −0.028] | +0.028 [+0.003, +0.054] |</w:t>
          </w:r>
        </w:sdtContent>
      </w:sdt>
    </w:p>
    <w:p w:rsidR="00000000" w:rsidDel="00000000" w:rsidP="00000000" w:rsidRDefault="00000000" w:rsidRPr="00000000" w14:paraId="000000BE">
      <w:pPr>
        <w:spacing w:after="240" w:before="240" w:lineRule="auto"/>
        <w:rPr>
          <w:color w:val="1c4587"/>
        </w:rPr>
      </w:pPr>
      <w:sdt>
        <w:sdtPr>
          <w:id w:val="-525132959"/>
          <w:tag w:val="goog_rdk_43"/>
        </w:sdtPr>
        <w:sdtContent>
          <w:r w:rsidDel="00000000" w:rsidR="00000000" w:rsidRPr="00000000">
            <w:rPr>
              <w:rFonts w:ascii="Arial Unicode MS" w:cs="Arial Unicode MS" w:eastAsia="Arial Unicode MS" w:hAnsi="Arial Unicode MS"/>
              <w:color w:val="1c4587"/>
              <w:rtl w:val="0"/>
            </w:rPr>
            <w:t xml:space="preserve">| Cancer | +0.003 [−0.056, +0.061] | +0.004 [−0.056, +0.069] |</w:t>
          </w:r>
        </w:sdtContent>
      </w:sdt>
    </w:p>
    <w:p w:rsidR="00000000" w:rsidDel="00000000" w:rsidP="00000000" w:rsidRDefault="00000000" w:rsidRPr="00000000" w14:paraId="000000BF">
      <w:pPr>
        <w:spacing w:after="240" w:before="240" w:lineRule="auto"/>
        <w:rPr>
          <w:color w:val="1c4587"/>
        </w:rPr>
      </w:pPr>
      <w:sdt>
        <w:sdtPr>
          <w:id w:val="1713404692"/>
          <w:tag w:val="goog_rdk_44"/>
        </w:sdtPr>
        <w:sdtContent>
          <w:r w:rsidDel="00000000" w:rsidR="00000000" w:rsidRPr="00000000">
            <w:rPr>
              <w:rFonts w:ascii="Arial Unicode MS" w:cs="Arial Unicode MS" w:eastAsia="Arial Unicode MS" w:hAnsi="Arial Unicode MS"/>
              <w:color w:val="1c4587"/>
              <w:rtl w:val="0"/>
            </w:rPr>
            <w:t xml:space="preserve">| Earthquake | −0.025 [−0.074, +0.027] | +0.037 [+0.012, +0.064] |</w:t>
          </w:r>
        </w:sdtContent>
      </w:sdt>
    </w:p>
    <w:p w:rsidR="00000000" w:rsidDel="00000000" w:rsidP="00000000" w:rsidRDefault="00000000" w:rsidRPr="00000000" w14:paraId="000000C0">
      <w:pPr>
        <w:spacing w:after="240" w:before="240" w:lineRule="auto"/>
        <w:rPr>
          <w:color w:val="1c4587"/>
        </w:rPr>
      </w:pPr>
      <w:sdt>
        <w:sdtPr>
          <w:id w:val="1847794955"/>
          <w:tag w:val="goog_rdk_45"/>
        </w:sdtPr>
        <w:sdtContent>
          <w:r w:rsidDel="00000000" w:rsidR="00000000" w:rsidRPr="00000000">
            <w:rPr>
              <w:rFonts w:ascii="Arial Unicode MS" w:cs="Arial Unicode MS" w:eastAsia="Arial Unicode MS" w:hAnsi="Arial Unicode MS"/>
              <w:color w:val="1c4587"/>
              <w:rtl w:val="0"/>
            </w:rPr>
            <w:t xml:space="preserve">| Sachs | −0.041 [−0.072, −0.011] | +0.018 [−0.013, +0.048] |</w:t>
          </w:r>
        </w:sdtContent>
      </w:sdt>
    </w:p>
    <w:p w:rsidR="00000000" w:rsidDel="00000000" w:rsidP="00000000" w:rsidRDefault="00000000" w:rsidRPr="00000000" w14:paraId="000000C1">
      <w:pPr>
        <w:spacing w:after="240" w:before="240" w:lineRule="auto"/>
        <w:rPr>
          <w:color w:val="1c4587"/>
        </w:rPr>
      </w:pPr>
      <w:r w:rsidDel="00000000" w:rsidR="00000000" w:rsidRPr="00000000">
        <w:rPr>
          <w:rtl w:val="0"/>
        </w:rPr>
      </w:r>
    </w:p>
    <w:p w:rsidR="00000000" w:rsidDel="00000000" w:rsidP="00000000" w:rsidRDefault="00000000" w:rsidRPr="00000000" w14:paraId="000000C2">
      <w:pPr>
        <w:spacing w:after="240" w:before="240" w:lineRule="auto"/>
        <w:rPr>
          <w:color w:val="1c4587"/>
        </w:rPr>
      </w:pPr>
      <w:r w:rsidDel="00000000" w:rsidR="00000000" w:rsidRPr="00000000">
        <w:rPr>
          <w:color w:val="1c4587"/>
          <w:rtl w:val="0"/>
        </w:rPr>
        <w:t xml:space="preserve">Format SFT therefore transfers output reliability to held-out graph families. The effects of reasoning SFT on numerical-evidence integration are mixed and do not establish consistent improvement. Because both phases use gold graph targets, content imitation remains possible. We will report all fold-seed runs and present these SFT experiments as a case study showing how CausalMix separates output reliability from numerical-evidence use, not as a new training contribution.</w:t>
      </w:r>
    </w:p>
    <w:p w:rsidR="00000000" w:rsidDel="00000000" w:rsidP="00000000" w:rsidRDefault="00000000" w:rsidRPr="00000000" w14:paraId="000000C3">
      <w:pPr>
        <w:spacing w:after="240" w:before="240" w:lineRule="auto"/>
        <w:rPr>
          <w:color w:val="1c4587"/>
        </w:rPr>
      </w:pPr>
      <w:r w:rsidDel="00000000" w:rsidR="00000000" w:rsidRPr="00000000">
        <w:rPr>
          <w:rtl w:val="0"/>
        </w:rPr>
      </w:r>
    </w:p>
    <w:p w:rsidR="00000000" w:rsidDel="00000000" w:rsidP="00000000" w:rsidRDefault="00000000" w:rsidRPr="00000000" w14:paraId="000000C4">
      <w:pPr>
        <w:spacing w:after="240" w:before="240" w:lineRule="auto"/>
        <w:rPr>
          <w:color w:val="1c4587"/>
        </w:rPr>
      </w:pPr>
      <w:r w:rsidDel="00000000" w:rsidR="00000000" w:rsidRPr="00000000">
        <w:rPr>
          <w:color w:val="1c4587"/>
          <w:rtl w:val="0"/>
        </w:rPr>
        <w:t xml:space="preserve">### W2 — Statistical power</w:t>
      </w:r>
    </w:p>
    <w:p w:rsidR="00000000" w:rsidDel="00000000" w:rsidP="00000000" w:rsidRDefault="00000000" w:rsidRPr="00000000" w14:paraId="000000C5">
      <w:pPr>
        <w:spacing w:after="240" w:before="240" w:lineRule="auto"/>
        <w:rPr>
          <w:color w:val="1c4587"/>
        </w:rPr>
      </w:pPr>
      <w:r w:rsidDel="00000000" w:rsidR="00000000" w:rsidRPr="00000000">
        <w:rPr>
          <w:rtl w:val="0"/>
        </w:rPr>
      </w:r>
    </w:p>
    <w:p w:rsidR="00000000" w:rsidDel="00000000" w:rsidP="00000000" w:rsidRDefault="00000000" w:rsidRPr="00000000" w14:paraId="000000C6">
      <w:pPr>
        <w:spacing w:after="240" w:before="240" w:lineRule="auto"/>
        <w:rPr>
          <w:color w:val="1c4587"/>
        </w:rPr>
      </w:pPr>
      <w:r w:rsidDel="00000000" w:rsidR="00000000" w:rsidRPr="00000000">
        <w:rPr>
          <w:color w:val="1c4587"/>
          <w:rtl w:val="0"/>
        </w:rPr>
        <w:t xml:space="preserve">We expanded the primary Sachs comparison from five to 30 paired realizations—independent data draws shared by the data and no-data conditions. Here, **data effect** means the data-use gain defined above. We report paired 95% bootstrap CIs and assign F1=0 to invalid outputs.</w:t>
      </w:r>
    </w:p>
    <w:p w:rsidR="00000000" w:rsidDel="00000000" w:rsidP="00000000" w:rsidRDefault="00000000" w:rsidRPr="00000000" w14:paraId="000000C7">
      <w:pPr>
        <w:spacing w:after="240" w:before="240" w:lineRule="auto"/>
        <w:rPr>
          <w:color w:val="1c4587"/>
        </w:rPr>
      </w:pPr>
      <w:r w:rsidDel="00000000" w:rsidR="00000000" w:rsidRPr="00000000">
        <w:rPr>
          <w:rtl w:val="0"/>
        </w:rPr>
      </w:r>
    </w:p>
    <w:p w:rsidR="00000000" w:rsidDel="00000000" w:rsidP="00000000" w:rsidRDefault="00000000" w:rsidRPr="00000000" w14:paraId="000000C8">
      <w:pPr>
        <w:spacing w:after="240" w:before="240" w:lineRule="auto"/>
        <w:rPr>
          <w:color w:val="1c4587"/>
        </w:rPr>
      </w:pPr>
      <w:r w:rsidDel="00000000" w:rsidR="00000000" w:rsidRPr="00000000">
        <w:rPr>
          <w:color w:val="1c4587"/>
          <w:rtl w:val="0"/>
        </w:rPr>
        <w:t xml:space="preserve">| Model | Real names: data effect [95% CI] | Anonymous: data effect [95% CI] |</w:t>
      </w:r>
    </w:p>
    <w:p w:rsidR="00000000" w:rsidDel="00000000" w:rsidP="00000000" w:rsidRDefault="00000000" w:rsidRPr="00000000" w14:paraId="000000C9">
      <w:pPr>
        <w:spacing w:after="240" w:before="240" w:lineRule="auto"/>
        <w:rPr>
          <w:color w:val="1c4587"/>
        </w:rPr>
      </w:pPr>
      <w:r w:rsidDel="00000000" w:rsidR="00000000" w:rsidRPr="00000000">
        <w:rPr>
          <w:color w:val="1c4587"/>
          <w:rtl w:val="0"/>
        </w:rPr>
        <w:t xml:space="preserve">|---|---:|---:|</w:t>
      </w:r>
    </w:p>
    <w:p w:rsidR="00000000" w:rsidDel="00000000" w:rsidP="00000000" w:rsidRDefault="00000000" w:rsidRPr="00000000" w14:paraId="000000CA">
      <w:pPr>
        <w:spacing w:after="240" w:before="240" w:lineRule="auto"/>
        <w:rPr>
          <w:color w:val="1c4587"/>
        </w:rPr>
      </w:pPr>
      <w:sdt>
        <w:sdtPr>
          <w:id w:val="-388585293"/>
          <w:tag w:val="goog_rdk_46"/>
        </w:sdtPr>
        <w:sdtContent>
          <w:r w:rsidDel="00000000" w:rsidR="00000000" w:rsidRPr="00000000">
            <w:rPr>
              <w:rFonts w:ascii="Arial Unicode MS" w:cs="Arial Unicode MS" w:eastAsia="Arial Unicode MS" w:hAnsi="Arial Unicode MS"/>
              <w:color w:val="1c4587"/>
              <w:rtl w:val="0"/>
            </w:rPr>
            <w:t xml:space="preserve">| Base (Qwen3-4B-Thinking-2507) | −0.190 [−0.240, −0.138] | +0.230 [+0.207, +0.253] |</w:t>
          </w:r>
        </w:sdtContent>
      </w:sdt>
    </w:p>
    <w:p w:rsidR="00000000" w:rsidDel="00000000" w:rsidP="00000000" w:rsidRDefault="00000000" w:rsidRPr="00000000" w14:paraId="000000CB">
      <w:pPr>
        <w:spacing w:after="240" w:before="240" w:lineRule="auto"/>
        <w:rPr>
          <w:color w:val="1c4587"/>
        </w:rPr>
      </w:pPr>
      <w:sdt>
        <w:sdtPr>
          <w:id w:val="-2093224426"/>
          <w:tag w:val="goog_rdk_47"/>
        </w:sdtPr>
        <w:sdtContent>
          <w:r w:rsidDel="00000000" w:rsidR="00000000" w:rsidRPr="00000000">
            <w:rPr>
              <w:rFonts w:ascii="Arial Unicode MS" w:cs="Arial Unicode MS" w:eastAsia="Arial Unicode MS" w:hAnsi="Arial Unicode MS"/>
              <w:color w:val="1c4587"/>
              <w:rtl w:val="0"/>
            </w:rPr>
            <w:t xml:space="preserve">| GPT-5-mini | −0.087 [−0.104, −0.069] | +0.039 [+0.017, +0.062] |</w:t>
          </w:r>
        </w:sdtContent>
      </w:sdt>
    </w:p>
    <w:p w:rsidR="00000000" w:rsidDel="00000000" w:rsidP="00000000" w:rsidRDefault="00000000" w:rsidRPr="00000000" w14:paraId="000000CC">
      <w:pPr>
        <w:spacing w:after="240" w:before="240" w:lineRule="auto"/>
        <w:rPr>
          <w:color w:val="1c4587"/>
        </w:rPr>
      </w:pPr>
      <w:sdt>
        <w:sdtPr>
          <w:id w:val="2034954496"/>
          <w:tag w:val="goog_rdk_48"/>
        </w:sdtPr>
        <w:sdtContent>
          <w:r w:rsidDel="00000000" w:rsidR="00000000" w:rsidRPr="00000000">
            <w:rPr>
              <w:rFonts w:ascii="Arial Unicode MS" w:cs="Arial Unicode MS" w:eastAsia="Arial Unicode MS" w:hAnsi="Arial Unicode MS"/>
              <w:color w:val="1c4587"/>
              <w:rtl w:val="0"/>
            </w:rPr>
            <w:t xml:space="preserve">| After format SFT | −0.169 [−0.223, −0.110] | +0.061 [+0.022, +0.100] |</w:t>
          </w:r>
        </w:sdtContent>
      </w:sdt>
    </w:p>
    <w:p w:rsidR="00000000" w:rsidDel="00000000" w:rsidP="00000000" w:rsidRDefault="00000000" w:rsidRPr="00000000" w14:paraId="000000CD">
      <w:pPr>
        <w:spacing w:after="240" w:before="240" w:lineRule="auto"/>
        <w:rPr>
          <w:color w:val="1c4587"/>
        </w:rPr>
      </w:pPr>
      <w:sdt>
        <w:sdtPr>
          <w:id w:val="-1813917690"/>
          <w:tag w:val="goog_rdk_49"/>
        </w:sdtPr>
        <w:sdtContent>
          <w:r w:rsidDel="00000000" w:rsidR="00000000" w:rsidRPr="00000000">
            <w:rPr>
              <w:rFonts w:ascii="Arial Unicode MS" w:cs="Arial Unicode MS" w:eastAsia="Arial Unicode MS" w:hAnsi="Arial Unicode MS"/>
              <w:color w:val="1c4587"/>
              <w:rtl w:val="0"/>
            </w:rPr>
            <w:t xml:space="preserve">| After format SFT + reasoning SFT | −0.240 [−0.297, −0.181] | +0.061 [+0.026, +0.096] |</w:t>
          </w:r>
        </w:sdtContent>
      </w:sdt>
    </w:p>
    <w:p w:rsidR="00000000" w:rsidDel="00000000" w:rsidP="00000000" w:rsidRDefault="00000000" w:rsidRPr="00000000" w14:paraId="000000CE">
      <w:pPr>
        <w:spacing w:after="240" w:before="240" w:lineRule="auto"/>
        <w:rPr>
          <w:color w:val="1c4587"/>
        </w:rPr>
      </w:pPr>
      <w:r w:rsidDel="00000000" w:rsidR="00000000" w:rsidRPr="00000000">
        <w:rPr>
          <w:rtl w:val="0"/>
        </w:rPr>
      </w:r>
    </w:p>
    <w:p w:rsidR="00000000" w:rsidDel="00000000" w:rsidP="00000000" w:rsidRDefault="00000000" w:rsidRPr="00000000" w14:paraId="000000CF">
      <w:pPr>
        <w:spacing w:after="240" w:before="240" w:lineRule="auto"/>
        <w:rPr>
          <w:color w:val="1c4587"/>
        </w:rPr>
      </w:pPr>
      <w:sdt>
        <w:sdtPr>
          <w:id w:val="-1897578469"/>
          <w:tag w:val="goog_rdk_50"/>
        </w:sdtPr>
        <w:sdtContent>
          <w:r w:rsidDel="00000000" w:rsidR="00000000" w:rsidRPr="00000000">
            <w:rPr>
              <w:rFonts w:ascii="Arial Unicode MS" w:cs="Arial Unicode MS" w:eastAsia="Arial Unicode MS" w:hAnsi="Arial Unicode MS"/>
              <w:color w:val="1c4587"/>
              <w:rtl w:val="0"/>
            </w:rPr>
            <w:t xml:space="preserve">All eight paired sign-flip randomization tests, which test whether the paired effects are centered at zero, have p ≤ 0.0055. Adding data consistently lowers F1 with real names but improves it with anonymous names. We will treat the remaining five-realization cells as descriptive; this replication supports the selected Sachs contrast, not every benchmark cell.</w:t>
          </w:r>
        </w:sdtContent>
      </w:sdt>
    </w:p>
    <w:p w:rsidR="00000000" w:rsidDel="00000000" w:rsidP="00000000" w:rsidRDefault="00000000" w:rsidRPr="00000000" w14:paraId="000000D0">
      <w:pPr>
        <w:spacing w:after="240" w:before="240" w:lineRule="auto"/>
        <w:rPr>
          <w:color w:val="1c4587"/>
        </w:rPr>
      </w:pPr>
      <w:r w:rsidDel="00000000" w:rsidR="00000000" w:rsidRPr="00000000">
        <w:rPr>
          <w:rtl w:val="0"/>
        </w:rPr>
      </w:r>
    </w:p>
    <w:p w:rsidR="00000000" w:rsidDel="00000000" w:rsidP="00000000" w:rsidRDefault="00000000" w:rsidRPr="00000000" w14:paraId="000000D1">
      <w:pPr>
        <w:spacing w:after="240" w:before="240" w:lineRule="auto"/>
        <w:rPr>
          <w:color w:val="1c4587"/>
        </w:rPr>
      </w:pPr>
      <w:r w:rsidDel="00000000" w:rsidR="00000000" w:rsidRPr="00000000">
        <w:rPr>
          <w:color w:val="1c4587"/>
          <w:rtl w:val="0"/>
        </w:rPr>
        <w:t xml:space="preserve">### W3 / Q2 / Q3 — Graph familiarity and scale</w:t>
      </w:r>
    </w:p>
    <w:p w:rsidR="00000000" w:rsidDel="00000000" w:rsidP="00000000" w:rsidRDefault="00000000" w:rsidRPr="00000000" w14:paraId="000000D2">
      <w:pPr>
        <w:spacing w:after="240" w:before="240" w:lineRule="auto"/>
        <w:rPr>
          <w:color w:val="1c4587"/>
        </w:rPr>
      </w:pPr>
      <w:r w:rsidDel="00000000" w:rsidR="00000000" w:rsidRPr="00000000">
        <w:rPr>
          <w:rtl w:val="0"/>
        </w:rPr>
      </w:r>
    </w:p>
    <w:p w:rsidR="00000000" w:rsidDel="00000000" w:rsidP="00000000" w:rsidRDefault="00000000" w:rsidRPr="00000000" w14:paraId="000000D3">
      <w:pPr>
        <w:spacing w:after="240" w:before="240" w:lineRule="auto"/>
        <w:rPr>
          <w:color w:val="1c4587"/>
        </w:rPr>
      </w:pPr>
      <w:r w:rsidDel="00000000" w:rsidR="00000000" w:rsidRPr="00000000">
        <w:rPr>
          <w:color w:val="1c4587"/>
          <w:rtl w:val="0"/>
        </w:rPr>
        <w:t xml:space="preserve">**Familiarity.** Chain-25 is a 25-node directed chain; Jungle-25 is a denser 25-node hierarchical graph. Both were generated for this evaluation. We also created five variants of the 20-node Child directed acyclic graph (DAG) that retain its variable names and each node's in- and out-degree while changing 12–16 of its 25 edges. On **disputed edges**, where the canonical and rewired Child graphs differ, the model after format SFT + reasoning SFT followed the rewired graph on 44.6% and the canonical graph on 43.6% with real names; anonymously, the rates were 41.4% and 43.6%. Thus, the supplied data did not create a consistent preference for the rewired structure. We use **name-mediated support** to mean performance enabled by variable names, whether it comes from exact benchmark recall or broader knowledge; these tests cannot distinguish those sources. These controls test unfamiliar topologies, but they do not provide a newly constructed named scientific domain or rule out broader pretraining exposure.</w:t>
      </w:r>
    </w:p>
    <w:p w:rsidR="00000000" w:rsidDel="00000000" w:rsidP="00000000" w:rsidRDefault="00000000" w:rsidRPr="00000000" w14:paraId="000000D4">
      <w:pPr>
        <w:spacing w:after="240" w:before="240" w:lineRule="auto"/>
        <w:rPr>
          <w:color w:val="1c4587"/>
        </w:rPr>
      </w:pPr>
      <w:r w:rsidDel="00000000" w:rsidR="00000000" w:rsidRPr="00000000">
        <w:rPr>
          <w:rtl w:val="0"/>
        </w:rPr>
      </w:r>
    </w:p>
    <w:p w:rsidR="00000000" w:rsidDel="00000000" w:rsidP="00000000" w:rsidRDefault="00000000" w:rsidRPr="00000000" w14:paraId="000000D5">
      <w:pPr>
        <w:spacing w:after="240" w:before="240" w:lineRule="auto"/>
        <w:rPr>
          <w:color w:val="1c4587"/>
        </w:rPr>
      </w:pPr>
      <w:r w:rsidDel="00000000" w:rsidR="00000000" w:rsidRPr="00000000">
        <w:rPr>
          <w:color w:val="1c4587"/>
          <w:rtl w:val="0"/>
        </w:rPr>
        <w:t xml:space="preserve">**Scale.** We evaluated the same real-name/anonymous and data/no-data comparisons on four larger graphs with 20 paired realizations per contrast. The table reports data-present results after format SFT + reasoning SFT:</w:t>
      </w:r>
    </w:p>
    <w:p w:rsidR="00000000" w:rsidDel="00000000" w:rsidP="00000000" w:rsidRDefault="00000000" w:rsidRPr="00000000" w14:paraId="000000D6">
      <w:pPr>
        <w:spacing w:after="240" w:before="240" w:lineRule="auto"/>
        <w:rPr>
          <w:color w:val="1c4587"/>
        </w:rPr>
      </w:pPr>
      <w:r w:rsidDel="00000000" w:rsidR="00000000" w:rsidRPr="00000000">
        <w:rPr>
          <w:rtl w:val="0"/>
        </w:rPr>
      </w:r>
    </w:p>
    <w:p w:rsidR="00000000" w:rsidDel="00000000" w:rsidP="00000000" w:rsidRDefault="00000000" w:rsidRPr="00000000" w14:paraId="000000D7">
      <w:pPr>
        <w:spacing w:after="240" w:before="240" w:lineRule="auto"/>
        <w:rPr>
          <w:color w:val="1c4587"/>
        </w:rPr>
      </w:pPr>
      <w:r w:rsidDel="00000000" w:rsidR="00000000" w:rsidRPr="00000000">
        <w:rPr>
          <w:color w:val="1c4587"/>
          <w:rtl w:val="0"/>
        </w:rPr>
        <w:t xml:space="preserve">| Graph | Original labels: validity / F1 | Anonymous labels: validity / F1 |</w:t>
      </w:r>
    </w:p>
    <w:p w:rsidR="00000000" w:rsidDel="00000000" w:rsidP="00000000" w:rsidRDefault="00000000" w:rsidRPr="00000000" w14:paraId="000000D8">
      <w:pPr>
        <w:spacing w:after="240" w:before="240" w:lineRule="auto"/>
        <w:rPr>
          <w:color w:val="1c4587"/>
        </w:rPr>
      </w:pPr>
      <w:r w:rsidDel="00000000" w:rsidR="00000000" w:rsidRPr="00000000">
        <w:rPr>
          <w:color w:val="1c4587"/>
          <w:rtl w:val="0"/>
        </w:rPr>
        <w:t xml:space="preserve">|---|---:|---:|</w:t>
      </w:r>
    </w:p>
    <w:p w:rsidR="00000000" w:rsidDel="00000000" w:rsidP="00000000" w:rsidRDefault="00000000" w:rsidRPr="00000000" w14:paraId="000000D9">
      <w:pPr>
        <w:spacing w:after="240" w:before="240" w:lineRule="auto"/>
        <w:rPr>
          <w:color w:val="1c4587"/>
        </w:rPr>
      </w:pPr>
      <w:r w:rsidDel="00000000" w:rsidR="00000000" w:rsidRPr="00000000">
        <w:rPr>
          <w:color w:val="1c4587"/>
          <w:rtl w:val="0"/>
        </w:rPr>
        <w:t xml:space="preserve">| Child (20) | 100% / 0.070 | 100% / 0.104 |</w:t>
      </w:r>
    </w:p>
    <w:p w:rsidR="00000000" w:rsidDel="00000000" w:rsidP="00000000" w:rsidRDefault="00000000" w:rsidRPr="00000000" w14:paraId="000000DA">
      <w:pPr>
        <w:spacing w:after="240" w:before="240" w:lineRule="auto"/>
        <w:rPr>
          <w:color w:val="1c4587"/>
        </w:rPr>
      </w:pPr>
      <w:r w:rsidDel="00000000" w:rsidR="00000000" w:rsidRPr="00000000">
        <w:rPr>
          <w:color w:val="1c4587"/>
          <w:rtl w:val="0"/>
        </w:rPr>
        <w:t xml:space="preserve">| Chain-25 | 90% / 0.049 | 100% / 0.069 |</w:t>
      </w:r>
    </w:p>
    <w:p w:rsidR="00000000" w:rsidDel="00000000" w:rsidP="00000000" w:rsidRDefault="00000000" w:rsidRPr="00000000" w14:paraId="000000DB">
      <w:pPr>
        <w:spacing w:after="240" w:before="240" w:lineRule="auto"/>
        <w:rPr>
          <w:color w:val="1c4587"/>
        </w:rPr>
      </w:pPr>
      <w:r w:rsidDel="00000000" w:rsidR="00000000" w:rsidRPr="00000000">
        <w:rPr>
          <w:color w:val="1c4587"/>
          <w:rtl w:val="0"/>
        </w:rPr>
        <w:t xml:space="preserve">| Jungle-25 | 95% / 0.044 | 100% / 0.095 |</w:t>
      </w:r>
    </w:p>
    <w:p w:rsidR="00000000" w:rsidDel="00000000" w:rsidP="00000000" w:rsidRDefault="00000000" w:rsidRPr="00000000" w14:paraId="000000DC">
      <w:pPr>
        <w:spacing w:after="240" w:before="240" w:lineRule="auto"/>
        <w:rPr>
          <w:color w:val="1c4587"/>
        </w:rPr>
      </w:pPr>
      <w:r w:rsidDel="00000000" w:rsidR="00000000" w:rsidRPr="00000000">
        <w:rPr>
          <w:color w:val="1c4587"/>
          <w:rtl w:val="0"/>
        </w:rPr>
        <w:t xml:space="preserve">| Alarm (37) | 60% / 0.022 | 90% / 0.031 |</w:t>
      </w:r>
    </w:p>
    <w:p w:rsidR="00000000" w:rsidDel="00000000" w:rsidP="00000000" w:rsidRDefault="00000000" w:rsidRPr="00000000" w14:paraId="000000DD">
      <w:pPr>
        <w:spacing w:after="240" w:before="240" w:lineRule="auto"/>
        <w:rPr>
          <w:color w:val="1c4587"/>
        </w:rPr>
      </w:pPr>
      <w:r w:rsidDel="00000000" w:rsidR="00000000" w:rsidRPr="00000000">
        <w:rPr>
          <w:rtl w:val="0"/>
        </w:rPr>
      </w:r>
    </w:p>
    <w:p w:rsidR="00000000" w:rsidDel="00000000" w:rsidP="00000000" w:rsidRDefault="00000000" w:rsidRPr="00000000" w14:paraId="000000DE">
      <w:pPr>
        <w:spacing w:after="240" w:before="240" w:lineRule="auto"/>
        <w:rPr>
          <w:color w:val="1c4587"/>
        </w:rPr>
      </w:pPr>
      <w:r w:rsidDel="00000000" w:rsidR="00000000" w:rsidRPr="00000000">
        <w:rPr>
          <w:color w:val="1c4587"/>
          <w:rtl w:val="0"/>
        </w:rPr>
        <w:t xml:space="preserve">Invalid outputs, including self-loops and truncations, receive F1=0. The benchmark exposes low recovery and residual output failures at larger scales; it does not establish scalable LLM causal discovery.</w:t>
      </w:r>
    </w:p>
    <w:p w:rsidR="00000000" w:rsidDel="00000000" w:rsidP="00000000" w:rsidRDefault="00000000" w:rsidRPr="00000000" w14:paraId="000000DF">
      <w:pPr>
        <w:spacing w:after="240" w:before="240" w:lineRule="auto"/>
        <w:rPr>
          <w:color w:val="1c4587"/>
        </w:rPr>
      </w:pPr>
      <w:r w:rsidDel="00000000" w:rsidR="00000000" w:rsidRPr="00000000">
        <w:rPr>
          <w:rtl w:val="0"/>
        </w:rPr>
      </w:r>
    </w:p>
    <w:p w:rsidR="00000000" w:rsidDel="00000000" w:rsidP="00000000" w:rsidRDefault="00000000" w:rsidRPr="00000000" w14:paraId="000000E0">
      <w:pPr>
        <w:spacing w:after="240" w:before="240" w:lineRule="auto"/>
        <w:rPr>
          <w:color w:val="1c4587"/>
        </w:rPr>
      </w:pPr>
      <w:r w:rsidDel="00000000" w:rsidR="00000000" w:rsidRPr="00000000">
        <w:rPr>
          <w:color w:val="1c4587"/>
          <w:rtl w:val="0"/>
        </w:rPr>
        <w:t xml:space="preserve">Thank you again for the constructive suggestions. The requested experiments strengthen CausalMix’s evaluation under held-out, repeated, and larger-graph settings. We will incorporate them and clarify the scope of our conclusions in the revision.</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pPr>
      <w:bookmarkStart w:colFirst="0" w:colLast="0" w:name="_heading=h.2vc831c2ngw7" w:id="4"/>
      <w:bookmarkEnd w:id="4"/>
      <w:r w:rsidDel="00000000" w:rsidR="00000000" w:rsidRPr="00000000">
        <w:rPr>
          <w:rtl w:val="0"/>
        </w:rPr>
        <w:t xml:space="preserve">Official Review by Reviewer zDep24</w:t>
      </w:r>
    </w:p>
    <w:sdt>
      <w:sdtPr>
        <w:id w:val="-1202824971"/>
        <w:tag w:val="goog_rdk_51"/>
      </w:sdtPr>
      <w:sdtContent>
        <w:p w:rsidR="00000000" w:rsidDel="00000000" w:rsidP="00000000" w:rsidRDefault="00000000" w:rsidRPr="00000000" w14:paraId="000000E4">
          <w:pPr>
            <w:pStyle w:val="Heading2"/>
            <w:keepNext w:val="1"/>
            <w:rPr/>
          </w:pPr>
          <w:r w:rsidDel="00000000" w:rsidR="00000000" w:rsidRPr="00000000">
            <w:rPr>
              <w:rtl w:val="0"/>
            </w:rPr>
            <w:t xml:space="preserve">Summary</w:t>
          </w:r>
        </w:p>
      </w:sdtContent>
    </w:sdt>
    <w:p w:rsidR="00000000" w:rsidDel="00000000" w:rsidP="00000000" w:rsidRDefault="00000000" w:rsidRPr="00000000" w14:paraId="000000E5">
      <w:pPr>
        <w:rPr/>
      </w:pPr>
      <w:r w:rsidDel="00000000" w:rsidR="00000000" w:rsidRPr="00000000">
        <w:rPr>
          <w:rFonts w:ascii="Arial" w:cs="Arial" w:eastAsia="Arial" w:hAnsi="Arial"/>
          <w:b w:val="0"/>
          <w:bCs w:val="0"/>
          <w:i w:val="0"/>
          <w:iCs w:val="0"/>
          <w:color w:val="000000"/>
          <w:sz w:val="22"/>
          <w:szCs w:val="22"/>
          <w:rtl w:val="0"/>
        </w:rPr>
        <w:t xml:space="preserve">The paper primarily investigates whether causal graph recovery in LLM-based causal discovery relies on semantic priors or on the underlying data itself. To this end, the authors propose CAUSALMIX, a benchmark framework that systematically evaluates and analyzes model behavior by independently controlling variable semantics, data availability, and data representations. Experimentally, the paper compares several LLM families, including GPT, Qwen, and Llama, as well as classical causal discovery methods. The paper maintains a clear and focused research objective.</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dt>
      <w:sdtPr>
        <w:id w:val="-1248490486"/>
        <w:tag w:val="goog_rdk_52"/>
      </w:sdtPr>
      <w:sdtContent>
        <w:p w:rsidR="00000000" w:rsidDel="00000000" w:rsidP="00000000" w:rsidRDefault="00000000" w:rsidRPr="00000000" w14:paraId="000000E7">
          <w:pPr>
            <w:pStyle w:val="Heading2"/>
            <w:keepNext w:val="1"/>
            <w:rPr/>
          </w:pPr>
          <w:r w:rsidDel="00000000" w:rsidR="00000000" w:rsidRPr="00000000">
            <w:rPr>
              <w:rtl w:val="0"/>
            </w:rPr>
            <w:t xml:space="preserve">Strengths</w:t>
          </w:r>
        </w:p>
      </w:sdtContent>
    </w:sdt>
    <w:p w:rsidR="00000000" w:rsidDel="00000000" w:rsidP="00000000" w:rsidRDefault="00000000" w:rsidRPr="00000000" w14:paraId="000000E8">
      <w:pPr>
        <w:rPr/>
      </w:pPr>
      <w:r w:rsidDel="00000000" w:rsidR="00000000" w:rsidRPr="00000000">
        <w:rPr>
          <w:rFonts w:ascii="Arial" w:cs="Arial" w:eastAsia="Arial" w:hAnsi="Arial"/>
          <w:b w:val="0"/>
          <w:bCs w:val="0"/>
          <w:i w:val="0"/>
          <w:iCs w:val="0"/>
          <w:color w:val="000000"/>
          <w:sz w:val="22"/>
          <w:szCs w:val="22"/>
          <w:rtl w:val="0"/>
        </w:rPr>
        <w:t xml:space="preserve">Focused and well-motivated contribution: The paper concentrates on a fundamental question in causal graph recovery: what is the primary source of performance gains, semantic priors or numerical data? This issue extends beyond causal discovery and is broadly relevant to many LLM-based reasoning tasks. Therefore, the core contribution is meaningful and sufficiently important.</w:t>
      </w: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w:cs="Arial" w:eastAsia="Arial" w:hAnsi="Arial"/>
          <w:b w:val="0"/>
          <w:bCs w:val="0"/>
          <w:i w:val="0"/>
          <w:iCs w:val="0"/>
          <w:color w:val="000000"/>
          <w:sz w:val="22"/>
          <w:szCs w:val="22"/>
          <w:rtl w:val="0"/>
        </w:rPr>
        <w:t xml:space="preserve">Well-designed benchmark framework: To rigorously evaluate the contribution of each information source, CAUSALMIX introduces four controlled experimental settings. The benchmark systematically isolates different factors and analyzes their effects through detailed F1-based comparisons. Overall, the evaluation protocol is carefully designed and logically structured.</w:t>
      </w: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w:cs="Arial" w:eastAsia="Arial" w:hAnsi="Arial"/>
          <w:b w:val="0"/>
          <w:bCs w:val="0"/>
          <w:i w:val="0"/>
          <w:iCs w:val="0"/>
          <w:color w:val="000000"/>
          <w:sz w:val="22"/>
          <w:szCs w:val="22"/>
          <w:rtl w:val="0"/>
        </w:rPr>
        <w:t xml:space="preserve">Meaningful empirical findings: The experimental results suggest that many existing LLM-based causal discovery (LLM-CD) methods may rely more heavily on semantic priors than on genuine utilization of numerical evidence for causal graph recovery. This finding provides valuable insights into the limitations of current approaches and may inspire new directions for future research.</w:t>
      </w:r>
      <w:r w:rsidDel="00000000" w:rsidR="00000000" w:rsidRPr="00000000">
        <w:rPr>
          <w:rtl w:val="0"/>
        </w:rPr>
      </w:r>
    </w:p>
    <w:p w:rsidR="00000000" w:rsidDel="00000000" w:rsidP="00000000" w:rsidRDefault="00000000" w:rsidRPr="00000000" w14:paraId="000000EB">
      <w:pPr>
        <w:pStyle w:val="Heading2"/>
        <w:keepNext w:val="1"/>
        <w:rPr/>
      </w:pPr>
      <w:r w:rsidDel="00000000" w:rsidR="00000000" w:rsidRPr="00000000">
        <w:rPr>
          <w:rtl w:val="0"/>
        </w:rPr>
        <w:t xml:space="preserve">Weaknesses</w:t>
      </w:r>
    </w:p>
    <w:p w:rsidR="00000000" w:rsidDel="00000000" w:rsidP="00000000" w:rsidRDefault="00000000" w:rsidRPr="00000000" w14:paraId="000000EC">
      <w:pPr>
        <w:rPr/>
      </w:pPr>
      <w:r w:rsidDel="00000000" w:rsidR="00000000" w:rsidRPr="00000000">
        <w:rPr>
          <w:rFonts w:ascii="Arial" w:cs="Arial" w:eastAsia="Arial" w:hAnsi="Arial"/>
          <w:b w:val="0"/>
          <w:bCs w:val="0"/>
          <w:i w:val="0"/>
          <w:iCs w:val="0"/>
          <w:color w:val="000000"/>
          <w:sz w:val="22"/>
          <w:szCs w:val="22"/>
          <w:rtl w:val="0"/>
        </w:rPr>
        <w:t xml:space="preserve">Limited persuasiveness of the graph structures used in the evaluation: The main experiments are conducted on graphs containing only 5–11 nodes. Such graphs are relatively small, with limited structural complexity and a constrained search space, yet the paper draws its primary conclusions from these settings. Although the authors release larger graphs as part of the benchmark, they do not perform sufficiently extensive evaluations on them. As a result, the propose of the paper is that current LLM-based causal discovery methods rely primarily on semantic information rather than numerical evidence remains insufficiently supported.</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w:cs="Arial" w:eastAsia="Arial" w:hAnsi="Arial"/>
          <w:b w:val="0"/>
          <w:bCs w:val="0"/>
          <w:i w:val="0"/>
          <w:iCs w:val="0"/>
          <w:color w:val="000000"/>
          <w:sz w:val="22"/>
          <w:szCs w:val="22"/>
          <w:rtl w:val="0"/>
        </w:rPr>
        <w:t xml:space="preserve">The verifier-based post-training approach is not fully convincing: As acknowledged by the authors, the training graphs and evaluation graphs are not completely disjoint. Furthermore, the paper lacks sufficiently strong ablation studies, adversarial evaluations, or controlled experiments to isolate the source of the observed improvements. Therefore, it is difficult to determine whether the reported gains truly stem from the proposed training strategy or from other confounding factors.</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w:cs="Arial" w:eastAsia="Arial" w:hAnsi="Arial"/>
          <w:b w:val="0"/>
          <w:bCs w:val="0"/>
          <w:i w:val="0"/>
          <w:iCs w:val="0"/>
          <w:color w:val="000000"/>
          <w:sz w:val="22"/>
          <w:szCs w:val="22"/>
          <w:rtl w:val="0"/>
        </w:rPr>
        <w:t xml:space="preserve">The experimental evidence is not sufficiently strong: Many of the reported performance differences are relatively small (e.g., F1 improvements of 0.05–0.10). It is unclear whether these differences reflect genuine performance gains or simply model variance and randomness. The paper lacks sufficiently thorough statistical analysis, additional experiments, or qualitative case studies to demonstrate that the observed improvements are meaningful and robust.</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w:cs="Arial" w:eastAsia="Arial" w:hAnsi="Arial"/>
          <w:b w:val="0"/>
          <w:bCs w:val="0"/>
          <w:i w:val="0"/>
          <w:iCs w:val="0"/>
          <w:color w:val="000000"/>
          <w:sz w:val="22"/>
          <w:szCs w:val="22"/>
          <w:rtl w:val="0"/>
        </w:rPr>
        <w:t xml:space="preserve">Insufficient diversity of evaluated models: As a benchmark paper, an important objective is to demonstrate the generality of its core findings across a broad range of LLMs. Therefore, evaluations should ideally cover both open-source and closed-source models with diverse architectures and capabilities. However, the current study only includes GPT, Qwen, and Llama families, which do not adequately represent either the classical models that have shaped the field or several state-of-the-art frontier models. As a result, it remains unclear whether the observed phenomenon is a general characteristic of modern LLMs or merely specific to the selected model families. Expanding the evaluation to include additional models would substantially strengthen the benchmark's conclusions and external validity.</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dt>
      <w:sdtPr>
        <w:id w:val="602875234"/>
        <w:tag w:val="goog_rdk_53"/>
      </w:sdtPr>
      <w:sdtContent>
        <w:p w:rsidR="00000000" w:rsidDel="00000000" w:rsidP="00000000" w:rsidRDefault="00000000" w:rsidRPr="00000000" w14:paraId="000000F4">
          <w:pPr>
            <w:pStyle w:val="Heading2"/>
            <w:keepNext w:val="1"/>
            <w:rPr/>
          </w:pPr>
          <w:r w:rsidDel="00000000" w:rsidR="00000000" w:rsidRPr="00000000">
            <w:rPr>
              <w:rtl w:val="0"/>
            </w:rPr>
            <w:t xml:space="preserve">Reproducibility Comments</w:t>
          </w:r>
        </w:p>
      </w:sdtContent>
    </w:sdt>
    <w:p w:rsidR="00000000" w:rsidDel="00000000" w:rsidP="00000000" w:rsidRDefault="00000000" w:rsidRPr="00000000" w14:paraId="000000F5">
      <w:pPr>
        <w:rPr/>
      </w:pPr>
      <w:r w:rsidDel="00000000" w:rsidR="00000000" w:rsidRPr="00000000">
        <w:rPr>
          <w:rFonts w:ascii="Arial" w:cs="Arial" w:eastAsia="Arial" w:hAnsi="Arial"/>
          <w:b w:val="0"/>
          <w:bCs w:val="0"/>
          <w:i w:val="0"/>
          <w:iCs w:val="0"/>
          <w:color w:val="000000"/>
          <w:sz w:val="22"/>
          <w:szCs w:val="22"/>
          <w:rtl w:val="0"/>
        </w:rPr>
        <w:t xml:space="preserve">The paper provides a relatively detailed description of the benchmark construction process, evaluation protocol, experimental settings, and metrics, which would allow readers to reproduce most of the methodology at a conceptual level.</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w:cs="Arial" w:eastAsia="Arial" w:hAnsi="Arial"/>
          <w:b w:val="1"/>
          <w:bCs w:val="1"/>
          <w:i w:val="0"/>
          <w:iCs w:val="0"/>
          <w:color w:val="000000"/>
          <w:sz w:val="22"/>
          <w:szCs w:val="22"/>
          <w:rtl w:val="0"/>
        </w:rPr>
        <w:t xml:space="preserve">Dataset Assessment:</w:t>
      </w:r>
      <w:r w:rsidDel="00000000" w:rsidR="00000000" w:rsidRPr="00000000">
        <w:rPr>
          <w:rFonts w:ascii="Arial" w:cs="Arial" w:eastAsia="Arial" w:hAnsi="Arial"/>
          <w:b w:val="0"/>
          <w:bCs w:val="0"/>
          <w:i w:val="0"/>
          <w:iCs w:val="0"/>
          <w:color w:val="000000"/>
          <w:sz w:val="22"/>
          <w:szCs w:val="22"/>
          <w:rtl w:val="0"/>
        </w:rPr>
        <w:t xml:space="preserve"> Partly</w:t>
      </w:r>
      <w:r w:rsidDel="00000000" w:rsidR="00000000" w:rsidRPr="00000000">
        <w:rPr>
          <w:rtl w:val="0"/>
        </w:rPr>
      </w:r>
    </w:p>
    <w:sdt>
      <w:sdtPr>
        <w:id w:val="1302223924"/>
        <w:tag w:val="goog_rdk_54"/>
      </w:sdtPr>
      <w:sdtContent>
        <w:p w:rsidR="00000000" w:rsidDel="00000000" w:rsidP="00000000" w:rsidRDefault="00000000" w:rsidRPr="00000000" w14:paraId="000000F8">
          <w:pPr>
            <w:pStyle w:val="Heading2"/>
            <w:keepNext w:val="1"/>
            <w:rPr/>
          </w:pPr>
          <w:r w:rsidDel="00000000" w:rsidR="00000000" w:rsidRPr="00000000">
            <w:rPr>
              <w:rtl w:val="0"/>
            </w:rPr>
            <w:t xml:space="preserve">Dataset Comments</w:t>
          </w:r>
        </w:p>
      </w:sdtContent>
    </w:sdt>
    <w:p w:rsidR="00000000" w:rsidDel="00000000" w:rsidP="00000000" w:rsidRDefault="00000000" w:rsidRPr="00000000" w14:paraId="000000F9">
      <w:pPr>
        <w:rPr/>
      </w:pPr>
      <w:r w:rsidDel="00000000" w:rsidR="00000000" w:rsidRPr="00000000">
        <w:rPr>
          <w:rFonts w:ascii="Arial" w:cs="Arial" w:eastAsia="Arial" w:hAnsi="Arial"/>
          <w:b w:val="0"/>
          <w:bCs w:val="0"/>
          <w:i w:val="0"/>
          <w:iCs w:val="0"/>
          <w:color w:val="000000"/>
          <w:sz w:val="22"/>
          <w:szCs w:val="22"/>
          <w:rtl w:val="0"/>
        </w:rPr>
        <w:t xml:space="preserve">Unable to access the URL</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keepNext w:val="1"/>
        <w:rPr/>
      </w:pPr>
      <w:r w:rsidDel="00000000" w:rsidR="00000000" w:rsidRPr="00000000">
        <w:rPr>
          <w:rtl w:val="0"/>
        </w:rPr>
        <w:t xml:space="preserve">Questions</w:t>
      </w:r>
    </w:p>
    <w:p w:rsidR="00000000" w:rsidDel="00000000" w:rsidP="00000000" w:rsidRDefault="00000000" w:rsidRPr="00000000" w14:paraId="000000FC">
      <w:pPr>
        <w:rPr/>
      </w:pPr>
      <w:r w:rsidDel="00000000" w:rsidR="00000000" w:rsidRPr="00000000">
        <w:rPr>
          <w:rFonts w:ascii="Arial" w:cs="Arial" w:eastAsia="Arial" w:hAnsi="Arial"/>
          <w:b w:val="0"/>
          <w:bCs w:val="0"/>
          <w:i w:val="0"/>
          <w:iCs w:val="0"/>
          <w:color w:val="000000"/>
          <w:sz w:val="22"/>
          <w:szCs w:val="22"/>
          <w:rtl w:val="0"/>
        </w:rPr>
        <w:t xml:space="preserve">Evaluation on larger graphs: The main conclusions are derived from relatively small graphs. Could the authors provide additional experiments on larger graphs to further validate their findings? Such evaluations would help assess whether the observed patterns generalize to more complex causal structures and would strengthen the evidence supporting the paper’s claims.</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w:cs="Arial" w:eastAsia="Arial" w:hAnsi="Arial"/>
          <w:b w:val="0"/>
          <w:bCs w:val="0"/>
          <w:i w:val="0"/>
          <w:iCs w:val="0"/>
          <w:color w:val="000000"/>
          <w:sz w:val="22"/>
          <w:szCs w:val="22"/>
          <w:rtl w:val="0"/>
        </w:rPr>
        <w:t xml:space="preserve">Indirectly ensuring train-test independence in post-training: The verifier-based post-training results may be affected by the overlap between training and evaluation graphs. Could the authors explore mechanisms to better ensure train-test independence, for example by controlling specific nodes, replacing semantically irrelevant variables, or modifying graph components while preserving overall structure? Such experiments would provide stronger evidence that the observed gains arise from the proposed training strategy rather than memorization.</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w:cs="Arial" w:eastAsia="Arial" w:hAnsi="Arial"/>
          <w:b w:val="0"/>
          <w:bCs w:val="0"/>
          <w:i w:val="0"/>
          <w:iCs w:val="0"/>
          <w:color w:val="000000"/>
          <w:sz w:val="22"/>
          <w:szCs w:val="22"/>
          <w:rtl w:val="0"/>
        </w:rPr>
        <w:t xml:space="preserve">Statistical significance analysis: Many reported improvements are relatively small in magnitude. Could the authors provide statistical significance tests, confidence intervals, or additional repeated runs to demonstrate that these improvements are attributable to the proposed method rather than random variation in model behavior?</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w:cs="Arial" w:eastAsia="Arial" w:hAnsi="Arial"/>
          <w:b w:val="0"/>
          <w:bCs w:val="0"/>
          <w:i w:val="0"/>
          <w:iCs w:val="0"/>
          <w:color w:val="000000"/>
          <w:sz w:val="22"/>
          <w:szCs w:val="22"/>
          <w:rtl w:val="0"/>
        </w:rPr>
        <w:t xml:space="preserve">Evidence supporting the claim that LLMs struggle to utilize numerical evidence: The propose of the paper is that current LLMs have difficulty leveraging numerical evidence for causal discovery. However, the paper provides limited direct evidence supporting this conclusion. Could the authors provide additional experiments, analyses, or references from prior literature to substantiate this claim? Otherwise, the motivation and interpretation of several findings may be less convincing.</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w:cs="Arial" w:eastAsia="Arial" w:hAnsi="Arial"/>
          <w:b w:val="0"/>
          <w:bCs w:val="0"/>
          <w:i w:val="0"/>
          <w:iCs w:val="0"/>
          <w:color w:val="000000"/>
          <w:sz w:val="22"/>
          <w:szCs w:val="22"/>
          <w:rtl w:val="0"/>
        </w:rPr>
        <w:t xml:space="preserve">Broader coverage of LLMs: The benchmark evaluation focuses primarily on GPT, Qwen, and Llama families. However, several influential frontier models, such as Gemini, Claude, and DeepSeek, are not included. As a benchmark paper, a broader model coverage would be important for demonstrating that the identified phenomenon is prevalent across the current LLM landscape. Without such evidence, it remains unclear whether the observed behavior is a general limitation of modern LLMs or merely a characteristic of the selected model families.</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w:cs="Arial" w:eastAsia="Arial" w:hAnsi="Arial"/>
          <w:b w:val="1"/>
          <w:bCs w:val="1"/>
          <w:i w:val="0"/>
          <w:iCs w:val="0"/>
          <w:color w:val="000000"/>
          <w:sz w:val="22"/>
          <w:szCs w:val="22"/>
          <w:rtl w:val="0"/>
        </w:rPr>
        <w:t xml:space="preserve">Rating:</w:t>
      </w:r>
      <w:r w:rsidDel="00000000" w:rsidR="00000000" w:rsidRPr="00000000">
        <w:rPr>
          <w:rFonts w:ascii="Arial" w:cs="Arial" w:eastAsia="Arial" w:hAnsi="Arial"/>
          <w:b w:val="0"/>
          <w:bCs w:val="0"/>
          <w:i w:val="0"/>
          <w:iCs w:val="0"/>
          <w:color w:val="000000"/>
          <w:sz w:val="22"/>
          <w:szCs w:val="22"/>
          <w:rtl w:val="0"/>
        </w:rPr>
        <w:t xml:space="preserve"> 3: Borderline reject: Technically solid paper where reasons to reject, e.g., limited evaluation, outweigh reasons to accept, e.g., good evaluation. Please use sparingly.</w:t>
      </w: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w:cs="Arial" w:eastAsia="Arial" w:hAnsi="Arial"/>
          <w:b w:val="1"/>
          <w:bCs w:val="1"/>
          <w:i w:val="0"/>
          <w:iCs w:val="0"/>
          <w:color w:val="000000"/>
          <w:sz w:val="22"/>
          <w:szCs w:val="22"/>
          <w:rtl w:val="0"/>
        </w:rPr>
        <w:t xml:space="preserve">Confidence:</w:t>
      </w:r>
      <w:r w:rsidDel="00000000" w:rsidR="00000000" w:rsidRPr="00000000">
        <w:rPr>
          <w:rFonts w:ascii="Arial" w:cs="Arial" w:eastAsia="Arial" w:hAnsi="Arial"/>
          <w:b w:val="0"/>
          <w:bCs w:val="0"/>
          <w:i w:val="0"/>
          <w:iCs w:val="0"/>
          <w:color w:val="000000"/>
          <w:sz w:val="22"/>
          <w:szCs w:val="22"/>
          <w:rtl w:val="0"/>
        </w:rPr>
        <w:t xml:space="preserve"> 4: You are confident in your assessment, but not absolutely certain. It is unlikely, but not impossible, that you did not understand some parts of the submission or that you are unfamiliar with some pieces of related work.</w:t>
      </w:r>
      <w:r w:rsidDel="00000000" w:rsidR="00000000" w:rsidRPr="00000000">
        <w:rPr>
          <w:rtl w:val="0"/>
        </w:rPr>
      </w:r>
    </w:p>
    <w:p w:rsidR="00000000" w:rsidDel="00000000" w:rsidP="00000000" w:rsidRDefault="00000000" w:rsidRPr="00000000" w14:paraId="00000108">
      <w:pPr>
        <w:pStyle w:val="Heading2"/>
        <w:keepNext w:val="1"/>
        <w:rPr/>
      </w:pPr>
      <w:r w:rsidDel="00000000" w:rsidR="00000000" w:rsidRPr="00000000">
        <w:rPr>
          <w:rtl w:val="0"/>
        </w:rPr>
        <w:t xml:space="preserve">Paper Formatting Concerns</w:t>
      </w:r>
    </w:p>
    <w:p w:rsidR="00000000" w:rsidDel="00000000" w:rsidP="00000000" w:rsidRDefault="00000000" w:rsidRPr="00000000" w14:paraId="00000109">
      <w:pPr>
        <w:rPr/>
      </w:pPr>
      <w:r w:rsidDel="00000000" w:rsidR="00000000" w:rsidRPr="00000000">
        <w:rPr>
          <w:rFonts w:ascii="Arial" w:cs="Arial" w:eastAsia="Arial" w:hAnsi="Arial"/>
          <w:b w:val="0"/>
          <w:bCs w:val="0"/>
          <w:i w:val="0"/>
          <w:iCs w:val="0"/>
          <w:color w:val="000000"/>
          <w:sz w:val="22"/>
          <w:szCs w:val="22"/>
          <w:rtl w:val="0"/>
        </w:rPr>
        <w:t xml:space="preserve">One of the URLs provided in the paper could not be accessed during review, which made it difficult to verify the corresponding resource.</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dt>
      <w:sdtPr>
        <w:id w:val="-1009226015"/>
        <w:tag w:val="goog_rdk_56"/>
      </w:sdtPr>
      <w:sdtContent>
        <w:p w:rsidR="00000000" w:rsidDel="00000000" w:rsidP="00000000" w:rsidRDefault="00000000" w:rsidRPr="00000000" w14:paraId="0000010C">
          <w:pPr>
            <w:pStyle w:val="Heading1"/>
            <w:rPr>
              <w:del w:author="Han Zhao" w:id="12" w:date="2026-07-27T01:08:09Z"/>
              <w:color w:val="1c4587"/>
            </w:rPr>
          </w:pPr>
          <w:r w:rsidDel="00000000" w:rsidR="00000000" w:rsidRPr="00000000">
            <w:rPr>
              <w:color w:val="1c4587"/>
              <w:rtl w:val="0"/>
            </w:rPr>
            <w:t xml:space="preserve">Rebuttal to Reviewer zDep</w:t>
          </w:r>
          <w:sdt>
            <w:sdtPr>
              <w:id w:val="-1339476193"/>
              <w:tag w:val="goog_rdk_55"/>
            </w:sdtPr>
            <w:sdtContent>
              <w:del w:author="Han Zhao" w:id="12" w:date="2026-07-27T01:08:09Z">
                <w:bookmarkStart w:colFirst="0" w:colLast="0" w:name="_heading=h.b416axm02v2e" w:id="5"/>
                <w:bookmarkEnd w:id="5"/>
                <w:r w:rsidDel="00000000" w:rsidR="00000000" w:rsidRPr="00000000">
                  <w:rPr>
                    <w:color w:val="1c4587"/>
                    <w:rtl w:val="0"/>
                  </w:rPr>
                  <w:delText xml:space="preserve">24</w:delText>
                </w:r>
              </w:del>
            </w:sdtContent>
          </w:sdt>
        </w:p>
      </w:sdtContent>
    </w:sdt>
    <w:sdt>
      <w:sdtPr>
        <w:id w:val="1374019085"/>
        <w:tag w:val="goog_rdk_58"/>
      </w:sdtPr>
      <w:sdtContent>
        <w:p w:rsidR="00000000" w:rsidDel="00000000" w:rsidP="00000000" w:rsidRDefault="00000000" w:rsidRPr="00000000" w14:paraId="0000010D">
          <w:pPr>
            <w:pStyle w:val="Heading1"/>
            <w:rPr>
              <w:color w:val="1c4587"/>
            </w:rPr>
            <w:pPrChange w:author="Han Zhao" w:id="0" w:date="2026-07-27T01:08:09Z">
              <w:pPr/>
            </w:pPrChange>
          </w:pPr>
          <w:sdt>
            <w:sdtPr>
              <w:id w:val="-295611646"/>
              <w:tag w:val="goog_rdk_57"/>
            </w:sdtPr>
            <w:sdtContent>
              <w:commentRangeStart w:id="7"/>
            </w:sdtContent>
          </w:sdt>
          <w:r w:rsidDel="00000000" w:rsidR="00000000" w:rsidRPr="00000000">
            <w:rPr>
              <w:color w:val="1c4587"/>
              <w:rtl w:val="0"/>
            </w:rPr>
            <w:t xml:space="preserve">Thank you for recognizing the importance of separating performance derived from variable names from performance derived from numerical evidence. We added larger and newly generated graphs, training that excludes the evaluated graph family, a 30-realization replication, and direct edge-level analyses.</w:t>
          </w:r>
          <w:commentRangeEnd w:id="7"/>
          <w:r w:rsidDel="00000000" w:rsidR="00000000" w:rsidRPr="00000000">
            <w:commentReference w:id="7"/>
          </w:r>
          <w:r w:rsidDel="00000000" w:rsidR="00000000" w:rsidRPr="00000000">
            <w:rPr>
              <w:rtl w:val="0"/>
            </w:rPr>
          </w:r>
        </w:p>
      </w:sdtContent>
    </w:sdt>
    <w:p w:rsidR="00000000" w:rsidDel="00000000" w:rsidP="00000000" w:rsidRDefault="00000000" w:rsidRPr="00000000" w14:paraId="0000010E">
      <w:pPr>
        <w:rPr>
          <w:color w:val="1c4587"/>
        </w:rPr>
      </w:pPr>
      <w:r w:rsidDel="00000000" w:rsidR="00000000" w:rsidRPr="00000000">
        <w:rPr>
          <w:rtl w:val="0"/>
        </w:rPr>
      </w:r>
    </w:p>
    <w:p w:rsidR="00000000" w:rsidDel="00000000" w:rsidP="00000000" w:rsidRDefault="00000000" w:rsidRPr="00000000" w14:paraId="0000010F">
      <w:pPr>
        <w:rPr>
          <w:color w:val="1c4587"/>
        </w:rPr>
      </w:pPr>
      <w:r w:rsidDel="00000000" w:rsidR="00000000" w:rsidRPr="00000000">
        <w:rPr>
          <w:color w:val="1c4587"/>
          <w:rtl w:val="0"/>
        </w:rPr>
        <w:t xml:space="preserve">### W1 / Q1 — Larger and more complex graphs</w:t>
      </w:r>
    </w:p>
    <w:p w:rsidR="00000000" w:rsidDel="00000000" w:rsidP="00000000" w:rsidRDefault="00000000" w:rsidRPr="00000000" w14:paraId="00000110">
      <w:pPr>
        <w:rPr>
          <w:color w:val="1c4587"/>
        </w:rPr>
      </w:pPr>
      <w:r w:rsidDel="00000000" w:rsidR="00000000" w:rsidRPr="00000000">
        <w:rPr>
          <w:rtl w:val="0"/>
        </w:rPr>
      </w:r>
    </w:p>
    <w:p w:rsidR="00000000" w:rsidDel="00000000" w:rsidP="00000000" w:rsidRDefault="00000000" w:rsidRPr="00000000" w14:paraId="00000111">
      <w:pPr>
        <w:rPr>
          <w:color w:val="1c4587"/>
        </w:rPr>
      </w:pPr>
      <w:r w:rsidDel="00000000" w:rsidR="00000000" w:rsidRPr="00000000">
        <w:rPr>
          <w:color w:val="1c4587"/>
          <w:rtl w:val="0"/>
        </w:rPr>
        <w:t xml:space="preserve">We ran the matched design—which compares original labels with anonymous neutral labels while holding the graph, sampled data, seed, prompt format, and scoring fixed—on four larger graphs with 20 paired realizations, meaning independent data draws shared across label conditions, per contrast. We evaluated Qwen3-4B after two sequential supervised fine-tuning (SFT) phases. **Format SFT** first trains the model to produce structured responses containing gold graph targets. Starting from the resulting format-SFT checkpoint, **reasoning SFT** then continues supervised training with gold answers, concise rationales, and teacher-generated rationales. The table reports data-present results after format SFT + reasoning SFT. **Validity** is the percentage of outputs that can be parsed as acyclic graphs; directed-edge **F1** measures recovery of the true directed edges, with invalid outputs assigned F1=0. Child and Alarm are established 20- and 37-node graphs; Chain-25 is a directed chain; and Jungle-25 is a denser hierarchical graph with connections spanning up to two levels.</w:t>
      </w:r>
    </w:p>
    <w:p w:rsidR="00000000" w:rsidDel="00000000" w:rsidP="00000000" w:rsidRDefault="00000000" w:rsidRPr="00000000" w14:paraId="00000112">
      <w:pPr>
        <w:rPr>
          <w:color w:val="1c4587"/>
        </w:rPr>
      </w:pPr>
      <w:r w:rsidDel="00000000" w:rsidR="00000000" w:rsidRPr="00000000">
        <w:rPr>
          <w:rtl w:val="0"/>
        </w:rPr>
      </w:r>
    </w:p>
    <w:p w:rsidR="00000000" w:rsidDel="00000000" w:rsidP="00000000" w:rsidRDefault="00000000" w:rsidRPr="00000000" w14:paraId="00000113">
      <w:pPr>
        <w:rPr>
          <w:color w:val="1c4587"/>
        </w:rPr>
      </w:pPr>
      <w:sdt>
        <w:sdtPr>
          <w:id w:val="1691293756"/>
          <w:tag w:val="goog_rdk_59"/>
        </w:sdtPr>
        <w:sdtContent>
          <w:commentRangeStart w:id="8"/>
        </w:sdtContent>
      </w:sdt>
      <w:r w:rsidDel="00000000" w:rsidR="00000000" w:rsidRPr="00000000">
        <w:rPr>
          <w:color w:val="1c4587"/>
          <w:rtl w:val="0"/>
        </w:rPr>
        <w:t xml:space="preserve">| Graph | Original labels: validity / F1 | Anonymous labels: validity / F1 |</w:t>
      </w:r>
    </w:p>
    <w:p w:rsidR="00000000" w:rsidDel="00000000" w:rsidP="00000000" w:rsidRDefault="00000000" w:rsidRPr="00000000" w14:paraId="00000114">
      <w:pPr>
        <w:rPr>
          <w:color w:val="1c4587"/>
        </w:rPr>
      </w:pPr>
      <w:r w:rsidDel="00000000" w:rsidR="00000000" w:rsidRPr="00000000">
        <w:rPr>
          <w:color w:val="1c4587"/>
          <w:rtl w:val="0"/>
        </w:rPr>
        <w:t xml:space="preserve">|---|---:|---:|</w:t>
      </w:r>
    </w:p>
    <w:p w:rsidR="00000000" w:rsidDel="00000000" w:rsidP="00000000" w:rsidRDefault="00000000" w:rsidRPr="00000000" w14:paraId="00000115">
      <w:pPr>
        <w:rPr>
          <w:color w:val="1c4587"/>
        </w:rPr>
      </w:pPr>
      <w:r w:rsidDel="00000000" w:rsidR="00000000" w:rsidRPr="00000000">
        <w:rPr>
          <w:color w:val="1c4587"/>
          <w:rtl w:val="0"/>
        </w:rPr>
        <w:t xml:space="preserve">| Child (20) | 100% / 0.070 | 100% / 0.104 |</w:t>
      </w:r>
    </w:p>
    <w:p w:rsidR="00000000" w:rsidDel="00000000" w:rsidP="00000000" w:rsidRDefault="00000000" w:rsidRPr="00000000" w14:paraId="00000116">
      <w:pPr>
        <w:rPr>
          <w:color w:val="1c4587"/>
        </w:rPr>
      </w:pPr>
      <w:r w:rsidDel="00000000" w:rsidR="00000000" w:rsidRPr="00000000">
        <w:rPr>
          <w:color w:val="1c4587"/>
          <w:rtl w:val="0"/>
        </w:rPr>
        <w:t xml:space="preserve">| Chain-25 | 90% / 0.049 | 100% / 0.069 |</w:t>
      </w:r>
    </w:p>
    <w:p w:rsidR="00000000" w:rsidDel="00000000" w:rsidP="00000000" w:rsidRDefault="00000000" w:rsidRPr="00000000" w14:paraId="00000117">
      <w:pPr>
        <w:rPr>
          <w:color w:val="1c4587"/>
        </w:rPr>
      </w:pPr>
      <w:r w:rsidDel="00000000" w:rsidR="00000000" w:rsidRPr="00000000">
        <w:rPr>
          <w:color w:val="1c4587"/>
          <w:rtl w:val="0"/>
        </w:rPr>
        <w:t xml:space="preserve">| Jungle-25 | 95% / 0.044 | 100% / 0.095 |</w:t>
      </w:r>
    </w:p>
    <w:p w:rsidR="00000000" w:rsidDel="00000000" w:rsidP="00000000" w:rsidRDefault="00000000" w:rsidRPr="00000000" w14:paraId="00000118">
      <w:pPr>
        <w:rPr>
          <w:color w:val="1c4587"/>
        </w:rPr>
      </w:pPr>
      <w:r w:rsidDel="00000000" w:rsidR="00000000" w:rsidRPr="00000000">
        <w:rPr>
          <w:color w:val="1c4587"/>
          <w:rtl w:val="0"/>
        </w:rPr>
        <w:t xml:space="preserve">| Alarm (37) | 60% / 0.022 | 90% / 0.031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19">
      <w:pPr>
        <w:rPr>
          <w:color w:val="1c4587"/>
        </w:rPr>
      </w:pPr>
      <w:r w:rsidDel="00000000" w:rsidR="00000000" w:rsidRPr="00000000">
        <w:rPr>
          <w:rtl w:val="0"/>
        </w:rPr>
      </w:r>
    </w:p>
    <w:p w:rsidR="00000000" w:rsidDel="00000000" w:rsidP="00000000" w:rsidRDefault="00000000" w:rsidRPr="00000000" w14:paraId="0000011A">
      <w:pPr>
        <w:rPr>
          <w:color w:val="1c4587"/>
        </w:rPr>
      </w:pPr>
      <w:r w:rsidDel="00000000" w:rsidR="00000000" w:rsidRPr="00000000">
        <w:rPr>
          <w:color w:val="1c4587"/>
          <w:rtl w:val="0"/>
        </w:rPr>
        <w:t xml:space="preserve">Self-loops, truncations, and malformed outputs remain invalid and receive F1=0. Recovery remains weak on Child, Alarm, Chain-25, and Jungle-25; these results do not demonstrate successful large-graph recovery. We will restrict conclusions accordingly.</w:t>
      </w:r>
    </w:p>
    <w:p w:rsidR="00000000" w:rsidDel="00000000" w:rsidP="00000000" w:rsidRDefault="00000000" w:rsidRPr="00000000" w14:paraId="0000011B">
      <w:pPr>
        <w:rPr>
          <w:color w:val="1c4587"/>
        </w:rPr>
      </w:pPr>
      <w:r w:rsidDel="00000000" w:rsidR="00000000" w:rsidRPr="00000000">
        <w:rPr>
          <w:rtl w:val="0"/>
        </w:rPr>
      </w:r>
    </w:p>
    <w:p w:rsidR="00000000" w:rsidDel="00000000" w:rsidP="00000000" w:rsidRDefault="00000000" w:rsidRPr="00000000" w14:paraId="0000011C">
      <w:pPr>
        <w:rPr>
          <w:color w:val="1c4587"/>
        </w:rPr>
      </w:pPr>
      <w:r w:rsidDel="00000000" w:rsidR="00000000" w:rsidRPr="00000000">
        <w:rPr>
          <w:color w:val="1c4587"/>
          <w:rtl w:val="0"/>
        </w:rPr>
        <w:t xml:space="preserve">### W2 / Q2 — Post-training and train–test independence</w:t>
      </w:r>
    </w:p>
    <w:p w:rsidR="00000000" w:rsidDel="00000000" w:rsidP="00000000" w:rsidRDefault="00000000" w:rsidRPr="00000000" w14:paraId="0000011D">
      <w:pPr>
        <w:rPr>
          <w:color w:val="1c4587"/>
        </w:rPr>
      </w:pPr>
      <w:r w:rsidDel="00000000" w:rsidR="00000000" w:rsidRPr="00000000">
        <w:rPr>
          <w:rtl w:val="0"/>
        </w:rPr>
      </w:r>
    </w:p>
    <w:p w:rsidR="00000000" w:rsidDel="00000000" w:rsidP="00000000" w:rsidRDefault="00000000" w:rsidRPr="00000000" w14:paraId="0000011E">
      <w:pPr>
        <w:rPr>
          <w:color w:val="1c4587"/>
        </w:rPr>
      </w:pPr>
      <w:r w:rsidDel="00000000" w:rsidR="00000000" w:rsidRPr="00000000">
        <w:rPr>
          <w:color w:val="1c4587"/>
          <w:rtl w:val="0"/>
        </w:rPr>
        <w:t xml:space="preserve">We performed strict leave-one-graph-out (LOGO) training: each graph is evaluated only by models whose training data exclude that graph. `Base` denotes Qwen3-4B-Thinking-2507 before our fine-tuning. Each of Cancer, Earthquake, Asia, and Sachs was removed from both SFT phases, and each held-out-graph run was trained with seeds 42, 314, and 2718. Aggregate validity averages the real-name, anonymous (neutral-label), data, and no-data conditions:</w:t>
      </w:r>
    </w:p>
    <w:p w:rsidR="00000000" w:rsidDel="00000000" w:rsidP="00000000" w:rsidRDefault="00000000" w:rsidRPr="00000000" w14:paraId="0000011F">
      <w:pPr>
        <w:rPr>
          <w:color w:val="1c4587"/>
        </w:rPr>
      </w:pPr>
      <w:r w:rsidDel="00000000" w:rsidR="00000000" w:rsidRPr="00000000">
        <w:rPr>
          <w:rtl w:val="0"/>
        </w:rPr>
      </w:r>
    </w:p>
    <w:p w:rsidR="00000000" w:rsidDel="00000000" w:rsidP="00000000" w:rsidRDefault="00000000" w:rsidRPr="00000000" w14:paraId="00000120">
      <w:pPr>
        <w:rPr>
          <w:color w:val="1c4587"/>
        </w:rPr>
      </w:pPr>
      <w:r w:rsidDel="00000000" w:rsidR="00000000" w:rsidRPr="00000000">
        <w:rPr>
          <w:color w:val="1c4587"/>
          <w:rtl w:val="0"/>
        </w:rPr>
        <w:t xml:space="preserve">| Held-out graph | Base | After format SFT | After format SFT + reasoning SFT |</w:t>
      </w:r>
    </w:p>
    <w:p w:rsidR="00000000" w:rsidDel="00000000" w:rsidP="00000000" w:rsidRDefault="00000000" w:rsidRPr="00000000" w14:paraId="00000121">
      <w:pPr>
        <w:rPr>
          <w:color w:val="1c4587"/>
        </w:rPr>
      </w:pPr>
      <w:r w:rsidDel="00000000" w:rsidR="00000000" w:rsidRPr="00000000">
        <w:rPr>
          <w:color w:val="1c4587"/>
          <w:rtl w:val="0"/>
        </w:rPr>
        <w:t xml:space="preserve">|---|---:|---:|---:|</w:t>
      </w:r>
    </w:p>
    <w:p w:rsidR="00000000" w:rsidDel="00000000" w:rsidP="00000000" w:rsidRDefault="00000000" w:rsidRPr="00000000" w14:paraId="00000122">
      <w:pPr>
        <w:rPr>
          <w:color w:val="1c4587"/>
        </w:rPr>
      </w:pPr>
      <w:r w:rsidDel="00000000" w:rsidR="00000000" w:rsidRPr="00000000">
        <w:rPr>
          <w:color w:val="1c4587"/>
          <w:rtl w:val="0"/>
        </w:rPr>
        <w:t xml:space="preserve">| Asia | 68.8% | 100% | 100% |</w:t>
      </w:r>
    </w:p>
    <w:p w:rsidR="00000000" w:rsidDel="00000000" w:rsidP="00000000" w:rsidRDefault="00000000" w:rsidRPr="00000000" w14:paraId="00000123">
      <w:pPr>
        <w:rPr>
          <w:color w:val="1c4587"/>
        </w:rPr>
      </w:pPr>
      <w:r w:rsidDel="00000000" w:rsidR="00000000" w:rsidRPr="00000000">
        <w:rPr>
          <w:color w:val="1c4587"/>
          <w:rtl w:val="0"/>
        </w:rPr>
        <w:t xml:space="preserve">| Cancer | 86.3% | 100% | 100% |</w:t>
      </w:r>
    </w:p>
    <w:p w:rsidR="00000000" w:rsidDel="00000000" w:rsidP="00000000" w:rsidRDefault="00000000" w:rsidRPr="00000000" w14:paraId="00000124">
      <w:pPr>
        <w:rPr>
          <w:color w:val="1c4587"/>
        </w:rPr>
      </w:pPr>
      <w:r w:rsidDel="00000000" w:rsidR="00000000" w:rsidRPr="00000000">
        <w:rPr>
          <w:color w:val="1c4587"/>
          <w:rtl w:val="0"/>
        </w:rPr>
        <w:t xml:space="preserve">| Earthquake | 76.3% | 100% | 100% |</w:t>
      </w:r>
    </w:p>
    <w:p w:rsidR="00000000" w:rsidDel="00000000" w:rsidP="00000000" w:rsidRDefault="00000000" w:rsidRPr="00000000" w14:paraId="00000125">
      <w:pPr>
        <w:rPr>
          <w:color w:val="1c4587"/>
        </w:rPr>
      </w:pPr>
      <w:r w:rsidDel="00000000" w:rsidR="00000000" w:rsidRPr="00000000">
        <w:rPr>
          <w:color w:val="1c4587"/>
          <w:rtl w:val="0"/>
        </w:rPr>
        <w:t xml:space="preserve">| Sachs | 71.3% | 100% | 99.6% |</w:t>
      </w:r>
    </w:p>
    <w:p w:rsidR="00000000" w:rsidDel="00000000" w:rsidP="00000000" w:rsidRDefault="00000000" w:rsidRPr="00000000" w14:paraId="00000126">
      <w:pPr>
        <w:rPr>
          <w:color w:val="1c4587"/>
        </w:rPr>
      </w:pPr>
      <w:r w:rsidDel="00000000" w:rsidR="00000000" w:rsidRPr="00000000">
        <w:rPr>
          <w:rtl w:val="0"/>
        </w:rPr>
      </w:r>
    </w:p>
    <w:p w:rsidR="00000000" w:rsidDel="00000000" w:rsidP="00000000" w:rsidRDefault="00000000" w:rsidRPr="00000000" w14:paraId="00000127">
      <w:pPr>
        <w:rPr>
          <w:color w:val="1c4587"/>
        </w:rPr>
      </w:pPr>
      <w:sdt>
        <w:sdtPr>
          <w:id w:val="-406397378"/>
          <w:tag w:val="goog_rdk_60"/>
        </w:sdtPr>
        <w:sdtContent>
          <w:r w:rsidDel="00000000" w:rsidR="00000000" w:rsidRPr="00000000">
            <w:rPr>
              <w:rFonts w:ascii="Arial Unicode MS" w:cs="Arial Unicode MS" w:eastAsia="Arial Unicode MS" w:hAnsi="Arial Unicode MS"/>
              <w:color w:val="1c4587"/>
              <w:rtl w:val="0"/>
            </w:rPr>
            <w:t xml:space="preserve">We define **data-use gain** as `F1(with data) − F1(without data)`. The next table reports how reasoning SFT changed this gain relative to format SFT, with 95% bootstrap confidence intervals (CIs):</w:t>
          </w:r>
        </w:sdtContent>
      </w:sdt>
    </w:p>
    <w:p w:rsidR="00000000" w:rsidDel="00000000" w:rsidP="00000000" w:rsidRDefault="00000000" w:rsidRPr="00000000" w14:paraId="00000128">
      <w:pPr>
        <w:rPr>
          <w:color w:val="1c4587"/>
        </w:rPr>
      </w:pPr>
      <w:r w:rsidDel="00000000" w:rsidR="00000000" w:rsidRPr="00000000">
        <w:rPr>
          <w:rtl w:val="0"/>
        </w:rPr>
      </w:r>
    </w:p>
    <w:p w:rsidR="00000000" w:rsidDel="00000000" w:rsidP="00000000" w:rsidRDefault="00000000" w:rsidRPr="00000000" w14:paraId="00000129">
      <w:pPr>
        <w:rPr>
          <w:color w:val="1c4587"/>
        </w:rPr>
      </w:pPr>
      <w:r w:rsidDel="00000000" w:rsidR="00000000" w:rsidRPr="00000000">
        <w:rPr>
          <w:color w:val="1c4587"/>
          <w:rtl w:val="0"/>
        </w:rPr>
        <w:t xml:space="preserve">| Held-out graph | Real names: reasoning SFT effect [95% CI] | Anonymous: reasoning SFT effect [95% CI] |</w:t>
      </w:r>
    </w:p>
    <w:p w:rsidR="00000000" w:rsidDel="00000000" w:rsidP="00000000" w:rsidRDefault="00000000" w:rsidRPr="00000000" w14:paraId="0000012A">
      <w:pPr>
        <w:rPr>
          <w:color w:val="1c4587"/>
        </w:rPr>
      </w:pPr>
      <w:r w:rsidDel="00000000" w:rsidR="00000000" w:rsidRPr="00000000">
        <w:rPr>
          <w:color w:val="1c4587"/>
          <w:rtl w:val="0"/>
        </w:rPr>
        <w:t xml:space="preserve">|---|---:|---:|</w:t>
      </w:r>
    </w:p>
    <w:p w:rsidR="00000000" w:rsidDel="00000000" w:rsidP="00000000" w:rsidRDefault="00000000" w:rsidRPr="00000000" w14:paraId="0000012B">
      <w:pPr>
        <w:rPr>
          <w:color w:val="1c4587"/>
        </w:rPr>
      </w:pPr>
      <w:sdt>
        <w:sdtPr>
          <w:id w:val="-87668778"/>
          <w:tag w:val="goog_rdk_61"/>
        </w:sdtPr>
        <w:sdtContent>
          <w:r w:rsidDel="00000000" w:rsidR="00000000" w:rsidRPr="00000000">
            <w:rPr>
              <w:rFonts w:ascii="Arial Unicode MS" w:cs="Arial Unicode MS" w:eastAsia="Arial Unicode MS" w:hAnsi="Arial Unicode MS"/>
              <w:color w:val="1c4587"/>
              <w:rtl w:val="0"/>
            </w:rPr>
            <w:t xml:space="preserve">| Asia | −0.071 [−0.116, −0.028] | +0.028 [+0.003, +0.054] |</w:t>
          </w:r>
        </w:sdtContent>
      </w:sdt>
    </w:p>
    <w:p w:rsidR="00000000" w:rsidDel="00000000" w:rsidP="00000000" w:rsidRDefault="00000000" w:rsidRPr="00000000" w14:paraId="0000012C">
      <w:pPr>
        <w:rPr>
          <w:color w:val="1c4587"/>
        </w:rPr>
      </w:pPr>
      <w:sdt>
        <w:sdtPr>
          <w:id w:val="727851017"/>
          <w:tag w:val="goog_rdk_62"/>
        </w:sdtPr>
        <w:sdtContent>
          <w:r w:rsidDel="00000000" w:rsidR="00000000" w:rsidRPr="00000000">
            <w:rPr>
              <w:rFonts w:ascii="Arial Unicode MS" w:cs="Arial Unicode MS" w:eastAsia="Arial Unicode MS" w:hAnsi="Arial Unicode MS"/>
              <w:color w:val="1c4587"/>
              <w:rtl w:val="0"/>
            </w:rPr>
            <w:t xml:space="preserve">| Cancer | +0.003 [−0.056, +0.061] | +0.004 [−0.056, +0.069] |</w:t>
          </w:r>
        </w:sdtContent>
      </w:sdt>
    </w:p>
    <w:p w:rsidR="00000000" w:rsidDel="00000000" w:rsidP="00000000" w:rsidRDefault="00000000" w:rsidRPr="00000000" w14:paraId="0000012D">
      <w:pPr>
        <w:rPr>
          <w:color w:val="1c4587"/>
        </w:rPr>
      </w:pPr>
      <w:sdt>
        <w:sdtPr>
          <w:id w:val="-2044960151"/>
          <w:tag w:val="goog_rdk_63"/>
        </w:sdtPr>
        <w:sdtContent>
          <w:r w:rsidDel="00000000" w:rsidR="00000000" w:rsidRPr="00000000">
            <w:rPr>
              <w:rFonts w:ascii="Arial Unicode MS" w:cs="Arial Unicode MS" w:eastAsia="Arial Unicode MS" w:hAnsi="Arial Unicode MS"/>
              <w:color w:val="1c4587"/>
              <w:rtl w:val="0"/>
            </w:rPr>
            <w:t xml:space="preserve">| Earthquake | −0.025 [−0.074, +0.027] | +0.037 [+0.012, +0.064] |</w:t>
          </w:r>
        </w:sdtContent>
      </w:sdt>
    </w:p>
    <w:p w:rsidR="00000000" w:rsidDel="00000000" w:rsidP="00000000" w:rsidRDefault="00000000" w:rsidRPr="00000000" w14:paraId="0000012E">
      <w:pPr>
        <w:rPr>
          <w:color w:val="1c4587"/>
        </w:rPr>
      </w:pPr>
      <w:sdt>
        <w:sdtPr>
          <w:id w:val="-2047397569"/>
          <w:tag w:val="goog_rdk_64"/>
        </w:sdtPr>
        <w:sdtContent>
          <w:r w:rsidDel="00000000" w:rsidR="00000000" w:rsidRPr="00000000">
            <w:rPr>
              <w:rFonts w:ascii="Arial Unicode MS" w:cs="Arial Unicode MS" w:eastAsia="Arial Unicode MS" w:hAnsi="Arial Unicode MS"/>
              <w:color w:val="1c4587"/>
              <w:rtl w:val="0"/>
            </w:rPr>
            <w:t xml:space="preserve">| Sachs | −0.041 [−0.072, −0.011] | +0.018 [−0.013, +0.048] |</w:t>
          </w:r>
        </w:sdtContent>
      </w:sdt>
    </w:p>
    <w:p w:rsidR="00000000" w:rsidDel="00000000" w:rsidP="00000000" w:rsidRDefault="00000000" w:rsidRPr="00000000" w14:paraId="0000012F">
      <w:pPr>
        <w:rPr>
          <w:color w:val="1c4587"/>
        </w:rPr>
      </w:pPr>
      <w:r w:rsidDel="00000000" w:rsidR="00000000" w:rsidRPr="00000000">
        <w:rPr>
          <w:rtl w:val="0"/>
        </w:rPr>
      </w:r>
    </w:p>
    <w:p w:rsidR="00000000" w:rsidDel="00000000" w:rsidP="00000000" w:rsidRDefault="00000000" w:rsidRPr="00000000" w14:paraId="00000130">
      <w:pPr>
        <w:rPr>
          <w:color w:val="1c4587"/>
        </w:rPr>
      </w:pPr>
      <w:r w:rsidDel="00000000" w:rsidR="00000000" w:rsidRPr="00000000">
        <w:rPr>
          <w:color w:val="1c4587"/>
          <w:rtl w:val="0"/>
        </w:rPr>
        <w:t xml:space="preserve">The validity gain shows that format SFT transfers the required output format without seeing the held-out graph. Reasoning SFT has mixed effects on numerical-evidence integration and does not establish consistent improvement. Because both SFT phases use gold graph targets, content imitation remains possible. These results support claims about the supervised phases only; we will not attribute the observed gains more broadly to verifier-based optimization. We will present the SFT experiments as a case study showing how CausalMix separates output reliability from numerical-evidence use, not as a new training contribution.</w:t>
      </w:r>
    </w:p>
    <w:p w:rsidR="00000000" w:rsidDel="00000000" w:rsidP="00000000" w:rsidRDefault="00000000" w:rsidRPr="00000000" w14:paraId="00000131">
      <w:pPr>
        <w:rPr>
          <w:color w:val="1c4587"/>
        </w:rPr>
      </w:pPr>
      <w:r w:rsidDel="00000000" w:rsidR="00000000" w:rsidRPr="00000000">
        <w:rPr>
          <w:rtl w:val="0"/>
        </w:rPr>
      </w:r>
    </w:p>
    <w:p w:rsidR="00000000" w:rsidDel="00000000" w:rsidP="00000000" w:rsidRDefault="00000000" w:rsidRPr="00000000" w14:paraId="00000132">
      <w:pPr>
        <w:rPr>
          <w:color w:val="1c4587"/>
        </w:rPr>
      </w:pPr>
      <w:r w:rsidDel="00000000" w:rsidR="00000000" w:rsidRPr="00000000">
        <w:rPr>
          <w:color w:val="1c4587"/>
          <w:rtl w:val="0"/>
        </w:rPr>
        <w:t xml:space="preserve">### W3 / Q3 — Statistical and qualitative evidence</w:t>
      </w:r>
      <w:r w:rsidDel="00000000" w:rsidR="00000000" w:rsidRPr="00000000">
        <w:rPr>
          <w:rtl w:val="0"/>
        </w:rPr>
      </w:r>
    </w:p>
    <w:p w:rsidR="00000000" w:rsidDel="00000000" w:rsidP="00000000" w:rsidRDefault="00000000" w:rsidRPr="00000000" w14:paraId="00000133">
      <w:pPr>
        <w:rPr>
          <w:color w:val="1c4587"/>
        </w:rPr>
      </w:pPr>
      <w:r w:rsidDel="00000000" w:rsidR="00000000" w:rsidRPr="00000000">
        <w:rPr>
          <w:rtl w:val="0"/>
        </w:rPr>
      </w:r>
    </w:p>
    <w:p w:rsidR="00000000" w:rsidDel="00000000" w:rsidP="00000000" w:rsidRDefault="00000000" w:rsidRPr="00000000" w14:paraId="00000134">
      <w:pPr>
        <w:rPr>
          <w:color w:val="1c4587"/>
        </w:rPr>
      </w:pPr>
      <w:r w:rsidDel="00000000" w:rsidR="00000000" w:rsidRPr="00000000">
        <w:rPr>
          <w:color w:val="1c4587"/>
          <w:rtl w:val="0"/>
        </w:rPr>
        <w:t xml:space="preserve">We expanded the primary Sachs comparison to 30 paired realizations—independent data draws shared by the data and no-data conditions. Here, **data effect** means the data-use gain defined above. We report paired 95% bootstrap CIs and assign F1=0 to invalid outputs.</w:t>
      </w:r>
    </w:p>
    <w:p w:rsidR="00000000" w:rsidDel="00000000" w:rsidP="00000000" w:rsidRDefault="00000000" w:rsidRPr="00000000" w14:paraId="00000135">
      <w:pPr>
        <w:rPr>
          <w:color w:val="1c4587"/>
        </w:rPr>
      </w:pPr>
      <w:r w:rsidDel="00000000" w:rsidR="00000000" w:rsidRPr="00000000">
        <w:rPr>
          <w:rtl w:val="0"/>
        </w:rPr>
      </w:r>
    </w:p>
    <w:p w:rsidR="00000000" w:rsidDel="00000000" w:rsidP="00000000" w:rsidRDefault="00000000" w:rsidRPr="00000000" w14:paraId="00000136">
      <w:pPr>
        <w:rPr>
          <w:color w:val="1c4587"/>
        </w:rPr>
      </w:pPr>
      <w:r w:rsidDel="00000000" w:rsidR="00000000" w:rsidRPr="00000000">
        <w:rPr>
          <w:color w:val="1c4587"/>
          <w:rtl w:val="0"/>
        </w:rPr>
        <w:t xml:space="preserve">| Model | Real names: data effect [95% CI] | Anonymous: data effect [95% CI] |</w:t>
      </w:r>
    </w:p>
    <w:p w:rsidR="00000000" w:rsidDel="00000000" w:rsidP="00000000" w:rsidRDefault="00000000" w:rsidRPr="00000000" w14:paraId="00000137">
      <w:pPr>
        <w:rPr>
          <w:color w:val="1c4587"/>
        </w:rPr>
      </w:pPr>
      <w:r w:rsidDel="00000000" w:rsidR="00000000" w:rsidRPr="00000000">
        <w:rPr>
          <w:color w:val="1c4587"/>
          <w:rtl w:val="0"/>
        </w:rPr>
        <w:t xml:space="preserve">|---|---:|---:|</w:t>
      </w:r>
    </w:p>
    <w:p w:rsidR="00000000" w:rsidDel="00000000" w:rsidP="00000000" w:rsidRDefault="00000000" w:rsidRPr="00000000" w14:paraId="00000138">
      <w:pPr>
        <w:rPr>
          <w:color w:val="1c4587"/>
        </w:rPr>
      </w:pPr>
      <w:sdt>
        <w:sdtPr>
          <w:id w:val="-178513910"/>
          <w:tag w:val="goog_rdk_65"/>
        </w:sdtPr>
        <w:sdtContent>
          <w:r w:rsidDel="00000000" w:rsidR="00000000" w:rsidRPr="00000000">
            <w:rPr>
              <w:rFonts w:ascii="Arial Unicode MS" w:cs="Arial Unicode MS" w:eastAsia="Arial Unicode MS" w:hAnsi="Arial Unicode MS"/>
              <w:color w:val="1c4587"/>
              <w:rtl w:val="0"/>
            </w:rPr>
            <w:t xml:space="preserve">| Base (Qwen3-4B-Thinking-2507) | −0.190 [−0.240, −0.138] | +0.230 [+0.207, +0.253] |</w:t>
          </w:r>
        </w:sdtContent>
      </w:sdt>
    </w:p>
    <w:p w:rsidR="00000000" w:rsidDel="00000000" w:rsidP="00000000" w:rsidRDefault="00000000" w:rsidRPr="00000000" w14:paraId="00000139">
      <w:pPr>
        <w:rPr>
          <w:color w:val="1c4587"/>
        </w:rPr>
      </w:pPr>
      <w:sdt>
        <w:sdtPr>
          <w:id w:val="-1837621963"/>
          <w:tag w:val="goog_rdk_66"/>
        </w:sdtPr>
        <w:sdtContent>
          <w:r w:rsidDel="00000000" w:rsidR="00000000" w:rsidRPr="00000000">
            <w:rPr>
              <w:rFonts w:ascii="Arial Unicode MS" w:cs="Arial Unicode MS" w:eastAsia="Arial Unicode MS" w:hAnsi="Arial Unicode MS"/>
              <w:color w:val="1c4587"/>
              <w:rtl w:val="0"/>
            </w:rPr>
            <w:t xml:space="preserve">| GPT-5-mini | −0.087 [−0.104, −0.069] | +0.039 [+0.017, +0.062] |</w:t>
          </w:r>
        </w:sdtContent>
      </w:sdt>
    </w:p>
    <w:p w:rsidR="00000000" w:rsidDel="00000000" w:rsidP="00000000" w:rsidRDefault="00000000" w:rsidRPr="00000000" w14:paraId="0000013A">
      <w:pPr>
        <w:rPr>
          <w:color w:val="1c4587"/>
        </w:rPr>
      </w:pPr>
      <w:sdt>
        <w:sdtPr>
          <w:id w:val="1719197893"/>
          <w:tag w:val="goog_rdk_67"/>
        </w:sdtPr>
        <w:sdtContent>
          <w:r w:rsidDel="00000000" w:rsidR="00000000" w:rsidRPr="00000000">
            <w:rPr>
              <w:rFonts w:ascii="Arial Unicode MS" w:cs="Arial Unicode MS" w:eastAsia="Arial Unicode MS" w:hAnsi="Arial Unicode MS"/>
              <w:color w:val="1c4587"/>
              <w:rtl w:val="0"/>
            </w:rPr>
            <w:t xml:space="preserve">| After format SFT | −0.169 [−0.223, −0.110] | +0.061 [+0.022, +0.100] |</w:t>
          </w:r>
        </w:sdtContent>
      </w:sdt>
    </w:p>
    <w:p w:rsidR="00000000" w:rsidDel="00000000" w:rsidP="00000000" w:rsidRDefault="00000000" w:rsidRPr="00000000" w14:paraId="0000013B">
      <w:pPr>
        <w:rPr>
          <w:color w:val="1c4587"/>
        </w:rPr>
      </w:pPr>
      <w:sdt>
        <w:sdtPr>
          <w:id w:val="-1332991090"/>
          <w:tag w:val="goog_rdk_68"/>
        </w:sdtPr>
        <w:sdtContent>
          <w:r w:rsidDel="00000000" w:rsidR="00000000" w:rsidRPr="00000000">
            <w:rPr>
              <w:rFonts w:ascii="Arial Unicode MS" w:cs="Arial Unicode MS" w:eastAsia="Arial Unicode MS" w:hAnsi="Arial Unicode MS"/>
              <w:color w:val="1c4587"/>
              <w:rtl w:val="0"/>
            </w:rPr>
            <w:t xml:space="preserve">| After format SFT + reasoning SFT | −0.240 [−0.297, −0.181] | +0.061 [+0.026, +0.096] |</w:t>
          </w:r>
        </w:sdtContent>
      </w:sdt>
    </w:p>
    <w:p w:rsidR="00000000" w:rsidDel="00000000" w:rsidP="00000000" w:rsidRDefault="00000000" w:rsidRPr="00000000" w14:paraId="0000013C">
      <w:pPr>
        <w:rPr>
          <w:color w:val="1c4587"/>
        </w:rPr>
      </w:pPr>
      <w:r w:rsidDel="00000000" w:rsidR="00000000" w:rsidRPr="00000000">
        <w:rPr>
          <w:rtl w:val="0"/>
        </w:rPr>
      </w:r>
    </w:p>
    <w:p w:rsidR="00000000" w:rsidDel="00000000" w:rsidP="00000000" w:rsidRDefault="00000000" w:rsidRPr="00000000" w14:paraId="0000013D">
      <w:pPr>
        <w:rPr>
          <w:color w:val="1c4587"/>
        </w:rPr>
      </w:pPr>
      <w:sdt>
        <w:sdtPr>
          <w:id w:val="-2056395014"/>
          <w:tag w:val="goog_rdk_70"/>
        </w:sdtPr>
        <w:sdtContent>
          <w:r w:rsidDel="00000000" w:rsidR="00000000" w:rsidRPr="00000000">
            <w:rPr>
              <w:rFonts w:ascii="Arial Unicode MS" w:cs="Arial Unicode MS" w:eastAsia="Arial Unicode MS" w:hAnsi="Arial Unicode MS"/>
              <w:color w:val="1c4587"/>
              <w:rtl w:val="0"/>
            </w:rPr>
            <w:t xml:space="preserve">All eight paired sign-flip randomization tests, which test whether paired effects are centered at zero, have p ≤ 0.0055. Adding data consistently lowers F1 with real names but improves it with anonymous names. </w:t>
          </w:r>
        </w:sdtContent>
      </w:sdt>
      <w:sdt>
        <w:sdtPr>
          <w:id w:val="-1715103294"/>
          <w:tag w:val="goog_rdk_69"/>
        </w:sdtPr>
        <w:sdtContent>
          <w:commentRangeStart w:id="9"/>
        </w:sdtContent>
      </w:sdt>
      <w:r w:rsidDel="00000000" w:rsidR="00000000" w:rsidRPr="00000000">
        <w:rPr>
          <w:color w:val="1c4587"/>
          <w:rtl w:val="0"/>
        </w:rPr>
        <w:t xml:space="preserve">We will treat the remaining five-realization cells as descriptive.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3E">
      <w:pPr>
        <w:rPr>
          <w:color w:val="1c4587"/>
        </w:rPr>
      </w:pPr>
      <w:r w:rsidDel="00000000" w:rsidR="00000000" w:rsidRPr="00000000">
        <w:rPr>
          <w:rtl w:val="0"/>
        </w:rPr>
      </w:r>
    </w:p>
    <w:p w:rsidR="00000000" w:rsidDel="00000000" w:rsidP="00000000" w:rsidRDefault="00000000" w:rsidRPr="00000000" w14:paraId="0000013F">
      <w:pPr>
        <w:rPr>
          <w:color w:val="1c4587"/>
        </w:rPr>
      </w:pPr>
      <w:r w:rsidDel="00000000" w:rsidR="00000000" w:rsidRPr="00000000">
        <w:rPr>
          <w:color w:val="1c4587"/>
          <w:rtl w:val="0"/>
        </w:rPr>
        <w:t xml:space="preserve">At the edge level, a **correction** changes an incorrect prediction to the true edge state, while a **regression** changes a correct prediction to an incorrect state. Across 59 valid real-name Sachs LOGO pairs, data corrected Jnk–P38 and Erk–P38 36 times each, but regressed PIP2–PKA and Mek–Plcg 30 times each. These cases show how local corrections and regressions can offset each other in graph-level F1.</w:t>
      </w:r>
    </w:p>
    <w:p w:rsidR="00000000" w:rsidDel="00000000" w:rsidP="00000000" w:rsidRDefault="00000000" w:rsidRPr="00000000" w14:paraId="00000140">
      <w:pPr>
        <w:rPr>
          <w:color w:val="1c4587"/>
        </w:rPr>
      </w:pPr>
      <w:r w:rsidDel="00000000" w:rsidR="00000000" w:rsidRPr="00000000">
        <w:rPr>
          <w:rtl w:val="0"/>
        </w:rPr>
      </w:r>
    </w:p>
    <w:p w:rsidR="00000000" w:rsidDel="00000000" w:rsidP="00000000" w:rsidRDefault="00000000" w:rsidRPr="00000000" w14:paraId="00000141">
      <w:pPr>
        <w:rPr>
          <w:color w:val="1c4587"/>
        </w:rPr>
      </w:pPr>
      <w:r w:rsidDel="00000000" w:rsidR="00000000" w:rsidRPr="00000000">
        <w:rPr>
          <w:color w:val="1c4587"/>
          <w:rtl w:val="0"/>
        </w:rPr>
        <w:t xml:space="preserve">### Q4 — Direct numerical-evidence response</w:t>
      </w:r>
    </w:p>
    <w:p w:rsidR="00000000" w:rsidDel="00000000" w:rsidP="00000000" w:rsidRDefault="00000000" w:rsidRPr="00000000" w14:paraId="00000142">
      <w:pPr>
        <w:rPr>
          <w:color w:val="1c4587"/>
        </w:rPr>
      </w:pPr>
      <w:r w:rsidDel="00000000" w:rsidR="00000000" w:rsidRPr="00000000">
        <w:rPr>
          <w:rtl w:val="0"/>
        </w:rPr>
      </w:r>
    </w:p>
    <w:p w:rsidR="00000000" w:rsidDel="00000000" w:rsidP="00000000" w:rsidRDefault="00000000" w:rsidRPr="00000000" w14:paraId="00000143">
      <w:pPr>
        <w:rPr>
          <w:color w:val="1c4587"/>
        </w:rPr>
      </w:pPr>
      <w:r w:rsidDel="00000000" w:rsidR="00000000" w:rsidRPr="00000000">
        <w:rPr>
          <w:color w:val="1c4587"/>
          <w:rtl w:val="0"/>
        </w:rPr>
        <w:t xml:space="preserve">Using the relevant checkpoints after format SFT + reasoning SFT, we compared predictions with and without data on every variable pair. An **edge change** means that the predicted edge state changed; a **beneficial change** moves an incorrect state to the truth; a **harmful change** moves a correct state away from the truth; and **net benefit** is the beneficial rate minus the harmful rate. “Larger unseen graphs” denotes Child, Chain-25, Jungle-25, and Alarm, whose topologies were absent from both SFT phases. “LOGO” denotes the held-out-family evaluation defined in W2/Q2.</w:t>
      </w:r>
    </w:p>
    <w:p w:rsidR="00000000" w:rsidDel="00000000" w:rsidP="00000000" w:rsidRDefault="00000000" w:rsidRPr="00000000" w14:paraId="00000144">
      <w:pPr>
        <w:rPr>
          <w:color w:val="1c4587"/>
        </w:rPr>
      </w:pPr>
      <w:r w:rsidDel="00000000" w:rsidR="00000000" w:rsidRPr="00000000">
        <w:rPr>
          <w:rtl w:val="0"/>
        </w:rPr>
      </w:r>
    </w:p>
    <w:p w:rsidR="00000000" w:rsidDel="00000000" w:rsidP="00000000" w:rsidRDefault="00000000" w:rsidRPr="00000000" w14:paraId="00000145">
      <w:pPr>
        <w:rPr>
          <w:color w:val="1c4587"/>
        </w:rPr>
      </w:pPr>
      <w:r w:rsidDel="00000000" w:rsidR="00000000" w:rsidRPr="00000000">
        <w:rPr>
          <w:color w:val="1c4587"/>
          <w:rtl w:val="0"/>
        </w:rPr>
        <w:t xml:space="preserve">| Evaluation | Edges changed | Beneficial | Harmful | Net benefit (percentage points) |</w:t>
      </w:r>
    </w:p>
    <w:p w:rsidR="00000000" w:rsidDel="00000000" w:rsidP="00000000" w:rsidRDefault="00000000" w:rsidRPr="00000000" w14:paraId="00000146">
      <w:pPr>
        <w:rPr>
          <w:color w:val="1c4587"/>
        </w:rPr>
      </w:pPr>
      <w:r w:rsidDel="00000000" w:rsidR="00000000" w:rsidRPr="00000000">
        <w:rPr>
          <w:color w:val="1c4587"/>
          <w:rtl w:val="0"/>
        </w:rPr>
        <w:t xml:space="preserve">|---|---:|---:|---:|---:|</w:t>
      </w:r>
    </w:p>
    <w:p w:rsidR="00000000" w:rsidDel="00000000" w:rsidP="00000000" w:rsidRDefault="00000000" w:rsidRPr="00000000" w14:paraId="00000147">
      <w:pPr>
        <w:rPr>
          <w:color w:val="1c4587"/>
        </w:rPr>
      </w:pPr>
      <w:sdt>
        <w:sdtPr>
          <w:id w:val="-1127382292"/>
          <w:tag w:val="goog_rdk_71"/>
        </w:sdtPr>
        <w:sdtContent>
          <w:r w:rsidDel="00000000" w:rsidR="00000000" w:rsidRPr="00000000">
            <w:rPr>
              <w:rFonts w:ascii="Arial Unicode MS" w:cs="Arial Unicode MS" w:eastAsia="Arial Unicode MS" w:hAnsi="Arial Unicode MS"/>
              <w:color w:val="1c4587"/>
              <w:rtl w:val="0"/>
            </w:rPr>
            <w:t xml:space="preserve">| Larger unseen graphs, original labels | 25.3% | 4.8% | 18.5% | −13.6 |</w:t>
          </w:r>
        </w:sdtContent>
      </w:sdt>
    </w:p>
    <w:p w:rsidR="00000000" w:rsidDel="00000000" w:rsidP="00000000" w:rsidRDefault="00000000" w:rsidRPr="00000000" w14:paraId="00000148">
      <w:pPr>
        <w:rPr>
          <w:color w:val="1c4587"/>
        </w:rPr>
      </w:pPr>
      <w:sdt>
        <w:sdtPr>
          <w:id w:val="1480974735"/>
          <w:tag w:val="goog_rdk_72"/>
        </w:sdtPr>
        <w:sdtContent>
          <w:r w:rsidDel="00000000" w:rsidR="00000000" w:rsidRPr="00000000">
            <w:rPr>
              <w:rFonts w:ascii="Arial Unicode MS" w:cs="Arial Unicode MS" w:eastAsia="Arial Unicode MS" w:hAnsi="Arial Unicode MS"/>
              <w:color w:val="1c4587"/>
              <w:rtl w:val="0"/>
            </w:rPr>
            <w:t xml:space="preserve">| Larger unseen graphs, anonymous | 37.7% | 5.4% | 29.8% | −24.4 |</w:t>
          </w:r>
        </w:sdtContent>
      </w:sdt>
    </w:p>
    <w:p w:rsidR="00000000" w:rsidDel="00000000" w:rsidP="00000000" w:rsidRDefault="00000000" w:rsidRPr="00000000" w14:paraId="00000149">
      <w:pPr>
        <w:rPr>
          <w:color w:val="1c4587"/>
        </w:rPr>
      </w:pPr>
      <w:sdt>
        <w:sdtPr>
          <w:id w:val="-758109430"/>
          <w:tag w:val="goog_rdk_73"/>
        </w:sdtPr>
        <w:sdtContent>
          <w:r w:rsidDel="00000000" w:rsidR="00000000" w:rsidRPr="00000000">
            <w:rPr>
              <w:rFonts w:ascii="Arial Unicode MS" w:cs="Arial Unicode MS" w:eastAsia="Arial Unicode MS" w:hAnsi="Arial Unicode MS"/>
              <w:color w:val="1c4587"/>
              <w:rtl w:val="0"/>
            </w:rPr>
            <w:t xml:space="preserve">| Strict leave-one-graph-out, real names | 28.1% | 11.4% | 15.0% | −3.6 |</w:t>
          </w:r>
        </w:sdtContent>
      </w:sdt>
    </w:p>
    <w:p w:rsidR="00000000" w:rsidDel="00000000" w:rsidP="00000000" w:rsidRDefault="00000000" w:rsidRPr="00000000" w14:paraId="0000014A">
      <w:pPr>
        <w:rPr>
          <w:color w:val="1c4587"/>
        </w:rPr>
      </w:pPr>
      <w:sdt>
        <w:sdtPr>
          <w:id w:val="-339283356"/>
          <w:tag w:val="goog_rdk_74"/>
        </w:sdtPr>
        <w:sdtContent>
          <w:r w:rsidDel="00000000" w:rsidR="00000000" w:rsidRPr="00000000">
            <w:rPr>
              <w:rFonts w:ascii="Arial Unicode MS" w:cs="Arial Unicode MS" w:eastAsia="Arial Unicode MS" w:hAnsi="Arial Unicode MS"/>
              <w:color w:val="1c4587"/>
              <w:rtl w:val="0"/>
            </w:rPr>
            <w:t xml:space="preserve">| Strict leave-one-graph-out, anonymous | 25.5% | 9.8% | 12.3% | −2.5 |</w:t>
          </w:r>
        </w:sdtContent>
      </w:sdt>
    </w:p>
    <w:p w:rsidR="00000000" w:rsidDel="00000000" w:rsidP="00000000" w:rsidRDefault="00000000" w:rsidRPr="00000000" w14:paraId="0000014B">
      <w:pPr>
        <w:rPr>
          <w:color w:val="1c4587"/>
        </w:rPr>
      </w:pPr>
      <w:sdt>
        <w:sdtPr>
          <w:id w:val="1133913245"/>
          <w:tag w:val="goog_rdk_75"/>
        </w:sdtPr>
        <w:sdtContent>
          <w:r w:rsidDel="00000000" w:rsidR="00000000" w:rsidRPr="00000000">
            <w:rPr>
              <w:rFonts w:ascii="Arial Unicode MS" w:cs="Arial Unicode MS" w:eastAsia="Arial Unicode MS" w:hAnsi="Arial Unicode MS"/>
              <w:color w:val="1c4587"/>
              <w:rtl w:val="0"/>
            </w:rPr>
            <w:t xml:space="preserve">| Sachs, 30 realizations, anonymous | 42.2% | 10.9% | 25.5% | −14.7 |</w:t>
          </w:r>
        </w:sdtContent>
      </w:sdt>
    </w:p>
    <w:p w:rsidR="00000000" w:rsidDel="00000000" w:rsidP="00000000" w:rsidRDefault="00000000" w:rsidRPr="00000000" w14:paraId="0000014C">
      <w:pPr>
        <w:rPr>
          <w:color w:val="1c4587"/>
        </w:rPr>
      </w:pPr>
      <w:r w:rsidDel="00000000" w:rsidR="00000000" w:rsidRPr="00000000">
        <w:rPr>
          <w:rtl w:val="0"/>
        </w:rPr>
      </w:r>
    </w:p>
    <w:p w:rsidR="00000000" w:rsidDel="00000000" w:rsidP="00000000" w:rsidRDefault="00000000" w:rsidRPr="00000000" w14:paraId="0000014D">
      <w:pPr>
        <w:rPr>
          <w:color w:val="1c4587"/>
        </w:rPr>
      </w:pPr>
      <w:r w:rsidDel="00000000" w:rsidR="00000000" w:rsidRPr="00000000">
        <w:rPr>
          <w:color w:val="1c4587"/>
          <w:rtl w:val="0"/>
        </w:rPr>
        <w:t xml:space="preserve">We also created five Child variants that retain the original variable names and each node's in- and out-degree while replacing 12–16 of the 25 edges. On variable pairs where the canonical and rewired graphs disagree, **data-following** means matching the rewired graph and **unresolved** means matching neither graph. Adding data reduced data-following by 1.6 percentage points with real names and 7.9 points anonymously, while increasing unresolved choices by 6.0 and 14.5 points. We will therefore replace “models ignore data” with **partial local responsiveness with unstable numerical-evidence integration**. A planned placebo that independently shuffled each variable within observational and intervention regimes exceeded the 131,072-token context limit, so we do not interpret it.</w:t>
      </w:r>
    </w:p>
    <w:p w:rsidR="00000000" w:rsidDel="00000000" w:rsidP="00000000" w:rsidRDefault="00000000" w:rsidRPr="00000000" w14:paraId="0000014E">
      <w:pPr>
        <w:rPr>
          <w:color w:val="1c4587"/>
        </w:rPr>
      </w:pPr>
      <w:r w:rsidDel="00000000" w:rsidR="00000000" w:rsidRPr="00000000">
        <w:rPr>
          <w:rtl w:val="0"/>
        </w:rPr>
      </w:r>
    </w:p>
    <w:p w:rsidR="00000000" w:rsidDel="00000000" w:rsidP="00000000" w:rsidRDefault="00000000" w:rsidRPr="00000000" w14:paraId="0000014F">
      <w:pPr>
        <w:rPr>
          <w:color w:val="1c4587"/>
        </w:rPr>
      </w:pPr>
      <w:r w:rsidDel="00000000" w:rsidR="00000000" w:rsidRPr="00000000">
        <w:rPr>
          <w:color w:val="1c4587"/>
          <w:rtl w:val="0"/>
        </w:rPr>
        <w:t xml:space="preserve">### W4 / Q5 — Model coverage</w:t>
      </w:r>
    </w:p>
    <w:p w:rsidR="00000000" w:rsidDel="00000000" w:rsidP="00000000" w:rsidRDefault="00000000" w:rsidRPr="00000000" w14:paraId="00000150">
      <w:pPr>
        <w:rPr>
          <w:color w:val="1c4587"/>
        </w:rPr>
      </w:pPr>
      <w:r w:rsidDel="00000000" w:rsidR="00000000" w:rsidRPr="00000000">
        <w:rPr>
          <w:rtl w:val="0"/>
        </w:rPr>
      </w:r>
    </w:p>
    <w:p w:rsidR="00000000" w:rsidDel="00000000" w:rsidP="00000000" w:rsidRDefault="00000000" w:rsidRPr="00000000" w14:paraId="00000151">
      <w:pPr>
        <w:rPr>
          <w:color w:val="1c4587"/>
        </w:rPr>
      </w:pPr>
      <w:r w:rsidDel="00000000" w:rsidR="00000000" w:rsidRPr="00000000">
        <w:rPr>
          <w:color w:val="1c4587"/>
          <w:rtl w:val="0"/>
        </w:rPr>
        <w:t xml:space="preserve">The submission evaluates ten models from GPT-5, Llama-3.1, Qwen2.5, and Qwen3; the rebuttal adds a 30-realization GPT-5-mini replication. In a **names-only** condition, a model receives variable labels but no numerical data. </w:t>
      </w:r>
      <w:sdt>
        <w:sdtPr>
          <w:id w:val="-2115513764"/>
          <w:tag w:val="goog_rdk_76"/>
        </w:sdtPr>
        <w:sdtContent>
          <w:commentRangeStart w:id="10"/>
        </w:sdtContent>
      </w:sdt>
      <w:r w:rsidDel="00000000" w:rsidR="00000000" w:rsidRPr="00000000">
        <w:rPr>
          <w:color w:val="1c4587"/>
          <w:rtl w:val="0"/>
        </w:rPr>
        <w:t xml:space="preserve">Preliminary Sachs checks on two additional </w:t>
      </w:r>
      <w:sdt>
        <w:sdtPr>
          <w:id w:val="-1906470858"/>
          <w:tag w:val="goog_rdk_77"/>
        </w:sdtPr>
        <w:sdtContent>
          <w:commentRangeStart w:id="11"/>
        </w:sdtContent>
      </w:sdt>
      <w:r w:rsidDel="00000000" w:rsidR="00000000" w:rsidRPr="00000000">
        <w:rPr>
          <w:color w:val="1c4587"/>
          <w:rtl w:val="0"/>
        </w:rPr>
        <w:t xml:space="preserve">models were incomplete</w:t>
      </w:r>
      <w:commentRangeEnd w:id="11"/>
      <w:r w:rsidDel="00000000" w:rsidR="00000000" w:rsidRPr="00000000">
        <w:commentReference w:id="11"/>
      </w:r>
      <w:r w:rsidDel="00000000" w:rsidR="00000000" w:rsidRPr="00000000">
        <w:rPr>
          <w:color w:val="1c4587"/>
          <w:rtl w:val="0"/>
        </w:rPr>
        <w:t xml:space="preserve">: DeepSeek-R1-Distill-Llama-8B produced empty names-only graphs and self-loops in both conditions containing numerical data under one variable ordering; Mistral-Nemo produced repeated edges and self-loops in its real-name names-only output. </w:t>
      </w:r>
      <w:commentRangeEnd w:id="10"/>
      <w:r w:rsidDel="00000000" w:rsidR="00000000" w:rsidRPr="00000000">
        <w:commentReference w:id="10"/>
      </w:r>
      <w:r w:rsidDel="00000000" w:rsidR="00000000" w:rsidRPr="00000000">
        <w:rPr>
          <w:color w:val="1c4587"/>
          <w:rtl w:val="0"/>
        </w:rPr>
        <w:t xml:space="preserve">We exclude these checks from quantitative comparisons and scope conclusions to the evaluated GPT, Qwen, and Llama models. The released runner supports evaluating additional families under the same protocol.</w:t>
      </w:r>
    </w:p>
    <w:p w:rsidR="00000000" w:rsidDel="00000000" w:rsidP="00000000" w:rsidRDefault="00000000" w:rsidRPr="00000000" w14:paraId="00000152">
      <w:pPr>
        <w:rPr>
          <w:color w:val="1c4587"/>
        </w:rPr>
      </w:pPr>
      <w:r w:rsidDel="00000000" w:rsidR="00000000" w:rsidRPr="00000000">
        <w:rPr>
          <w:rtl w:val="0"/>
        </w:rPr>
      </w:r>
    </w:p>
    <w:p w:rsidR="00000000" w:rsidDel="00000000" w:rsidP="00000000" w:rsidRDefault="00000000" w:rsidRPr="00000000" w14:paraId="00000153">
      <w:pPr>
        <w:rPr>
          <w:color w:val="1c4587"/>
        </w:rPr>
      </w:pPr>
      <w:r w:rsidDel="00000000" w:rsidR="00000000" w:rsidRPr="00000000">
        <w:rPr>
          <w:color w:val="1c4587"/>
          <w:rtl w:val="0"/>
        </w:rPr>
        <w:t xml:space="preserve">### Formatting concern — Dataset access</w:t>
      </w:r>
    </w:p>
    <w:p w:rsidR="00000000" w:rsidDel="00000000" w:rsidP="00000000" w:rsidRDefault="00000000" w:rsidRPr="00000000" w14:paraId="00000154">
      <w:pPr>
        <w:rPr>
          <w:color w:val="1c4587"/>
        </w:rPr>
      </w:pPr>
      <w:r w:rsidDel="00000000" w:rsidR="00000000" w:rsidRPr="00000000">
        <w:rPr>
          <w:rtl w:val="0"/>
        </w:rPr>
      </w:r>
    </w:p>
    <w:p w:rsidR="00000000" w:rsidDel="00000000" w:rsidP="00000000" w:rsidRDefault="00000000" w:rsidRPr="00000000" w14:paraId="00000155">
      <w:pPr>
        <w:rPr>
          <w:color w:val="1c4587"/>
        </w:rPr>
      </w:pPr>
      <w:r w:rsidDel="00000000" w:rsidR="00000000" w:rsidRPr="00000000">
        <w:rPr>
          <w:color w:val="1c4587"/>
          <w:rtl w:val="0"/>
        </w:rPr>
        <w:t xml:space="preserve">We verified that the [dataset repository](https://huggingface.co/datasets/mixcausalbench/anonymous-data) is publicly accessible without authentication and that all files, including the largest artifacts, resolve to downloadable URLs.</w:t>
      </w:r>
    </w:p>
    <w:p w:rsidR="00000000" w:rsidDel="00000000" w:rsidP="00000000" w:rsidRDefault="00000000" w:rsidRPr="00000000" w14:paraId="00000156">
      <w:pPr>
        <w:rPr>
          <w:color w:val="1c4587"/>
        </w:rPr>
      </w:pPr>
      <w:r w:rsidDel="00000000" w:rsidR="00000000" w:rsidRPr="00000000">
        <w:rPr>
          <w:rtl w:val="0"/>
        </w:rPr>
      </w:r>
    </w:p>
    <w:p w:rsidR="00000000" w:rsidDel="00000000" w:rsidP="00000000" w:rsidRDefault="00000000" w:rsidRPr="00000000" w14:paraId="00000157">
      <w:pPr>
        <w:rPr>
          <w:color w:val="1c4587"/>
        </w:rPr>
      </w:pPr>
      <w:r w:rsidDel="00000000" w:rsidR="00000000" w:rsidRPr="00000000">
        <w:rPr>
          <w:color w:val="1c4587"/>
          <w:rtl w:val="0"/>
        </w:rPr>
        <w:t xml:space="preserve">Thank you again for the thoughtful feedback. The experiments you suggested provide stronger evidence for CausalMix’s central contribution by revealing how numerical evidence affects local predictions and how attribution patterns change with graph scale. We will incorporate these results and clarify their scope in the revision.</w:t>
      </w:r>
    </w:p>
    <w:p w:rsidR="00000000" w:rsidDel="00000000" w:rsidP="00000000" w:rsidRDefault="00000000" w:rsidRPr="00000000" w14:paraId="00000158">
      <w:pPr>
        <w:rPr>
          <w:color w:val="1c4587"/>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ri Sundaram" w:id="7" w:date="2026-07-27T15:51:51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add similar sentences to rebut the other reviewers? Thank them and then in 2-3 sentences, explain what you did to address their comments and what you found.</w:t>
      </w:r>
    </w:p>
  </w:comment>
  <w:comment w:author="Hari Sundaram" w:id="1" w:date="2026-07-27T15:01:48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we should use similar clarifications to other reviewers too</w:t>
      </w:r>
    </w:p>
  </w:comment>
  <w:comment w:author="Han Zhao" w:id="10" w:date="2026-07-27T01:13:40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probably also add these two into the discussion paragraph of our paper, so that readers know that we've also given them a try but they cannot even finish the instruction following part.</w:t>
      </w:r>
    </w:p>
  </w:comment>
  <w:comment w:author="Hari Sundaram" w:id="0" w:date="2026-07-27T15:01:10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key; the reviewer is under the impression that we are proposing a better algorithm</w:t>
      </w:r>
    </w:p>
  </w:comment>
  <w:comment w:author="Hari Sundaram" w:id="6" w:date="2026-07-27T15:46:25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begin each rebuttal with something like this, thanking the reviewer for their suggestions and comments; by putting it at the end, they may skip over it</w:t>
      </w:r>
    </w:p>
  </w:comment>
  <w:comment w:author="Han Zhao" w:id="5" w:date="2026-07-27T00:46:25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seems to be repeated. Do we have the option of providing an overall response? If yes, we can answer these in the response to common questions raised by the reviewers.</w:t>
      </w:r>
    </w:p>
  </w:comment>
  <w:comment w:author="Hari Sundaram" w:id="9" w:date="2026-07-27T15:56:14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ideal, if we could do everything with 30 pairs;</w:t>
      </w:r>
    </w:p>
  </w:comment>
  <w:comment w:author="Hari Sundaram" w:id="3" w:date="2026-07-27T15:41:37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CI with 5 or 30 (like in the later table)?</w:t>
      </w:r>
    </w:p>
  </w:comment>
  <w:comment w:author="Han Zhao" w:id="2" w:date="2026-07-27T00:21:19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paragraph seems a bit abrupt -- explain that we added new experiments to fix some of the issues pointed by the reviewer, e.g., graph size, LLM memorization, etc?</w:t>
      </w:r>
    </w:p>
  </w:comment>
  <w:comment w:author="Han Zhao" w:id="8" w:date="2026-07-27T01:08:57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comments above.</w:t>
      </w:r>
    </w:p>
  </w:comment>
  <w:comment w:author="Han Zhao" w:id="4" w:date="2026-07-27T00:44:07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sounds a bit weak. I think the key criticism from the reviewer is that these well-known graphs are small-scale and can already be memorized by pre-training.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have the simulator, why not just simulating some larger graphs that have not been seen before? (This experiment cannot have the name-only variant but can still compare between ENCO (and other classic CD methods) vs LLM-based numerical experiments.)</w:t>
      </w:r>
    </w:p>
  </w:comment>
  <w:comment w:author="Hari Sundaram" w:id="11" w:date="2026-07-27T15:59:2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do this before your submitted the paper? If so, mention this, and explain why you left them out; and say you will update the discussion to reflect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9" w15:done="0"/>
  <w15:commentEx w15:paraId="0000015A" w15:done="0"/>
  <w15:commentEx w15:paraId="0000015B" w15:done="0"/>
  <w15:commentEx w15:paraId="0000015C" w15:done="0"/>
  <w15:commentEx w15:paraId="0000015D" w15:done="0"/>
  <w15:commentEx w15:paraId="0000015E" w15:done="0"/>
  <w15:commentEx w15:paraId="0000015F" w15:done="0"/>
  <w15:commentEx w15:paraId="00000160" w15:done="0"/>
  <w15:commentEx w15:paraId="00000161" w15:done="0"/>
  <w15:commentEx w15:paraId="00000162" w15:done="0"/>
  <w15:commentEx w15:paraId="00000165" w15:done="0"/>
  <w15:commentEx w15:paraId="0000016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4Ly8dqcqlnP1HTNmpF8TC/sneQ==">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DgoCNTESCAoGCAUyAggBGg4KAjUyEggKBggFMgIIARoOCgI1MxIICgYIBTICCAEaDgoCNTQSCAoGCAUyAggBGhsKAjU1EhUKEwgEKg8KC0FBQUNFSGNTQjVVEAIaGwoCNTYSFQoTCAQqDwoLQUFBQ0VIY1NCNVUQAhooCgI1NxIiCiAIBCocCgtBQUFDRDdUZzQ4QRAIGgtBQUFDRDdUZzQ4QRobCgI1OBIVChMIBCoPCgtBQUFDRUhjU0I1VRADGigKAjU5EiIKIAgEKhwKC0FBQUNFSGNTQjVZEAgaC0FBQUNFSGNTQjVZ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